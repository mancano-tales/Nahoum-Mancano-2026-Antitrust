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shd w:fill="ffffff" w:val="clear"/>
        <w:spacing w:after="40" w:line="288" w:lineRule="auto"/>
        <w:rPr>
          <w:ins w:author="Tales Mançano" w:id="0" w:date="2024-06-10T13:28:12Z"/>
          <w:rFonts w:ascii="Roboto" w:cs="Roboto" w:eastAsia="Roboto" w:hAnsi="Roboto"/>
          <w:b w:val="1"/>
          <w:bCs w:val="1"/>
          <w:color w:val="212529"/>
          <w:highlight w:val="white"/>
          <w:rPrChange w:author="Tales Mançano" w:id="1" w:date="2024-06-10T13:28:12Z">
            <w:rPr/>
          </w:rPrChange>
        </w:rPr>
      </w:pPr>
      <w:ins w:author="Tales Mançano" w:id="0" w:date="2024-06-10T13:28:12Z">
        <w:bookmarkStart w:colFirst="0" w:colLast="0" w:name="_uno6j940bnwc" w:id="0"/>
        <w:bookmarkEnd w:id="0"/>
        <w:r w:rsidDel="00000000" w:rsidR="00000000" w:rsidRPr="00000000">
          <w:rPr>
            <w:rFonts w:ascii="Roboto" w:cs="Roboto" w:eastAsia="Roboto" w:hAnsi="Roboto"/>
            <w:b w:val="1"/>
            <w:bCs w:val="1"/>
            <w:color w:val="212529"/>
            <w:highlight w:val="white"/>
            <w:rtl w:val="0"/>
            <w:rPrChange w:author="Tales Mançano" w:id="1" w:date="2024-06-10T13:28:12Z">
              <w:rPr/>
            </w:rPrChange>
          </w:rPr>
          <w:t xml:space="preserve">Multinacionais verde-amarelas</w:t>
        </w:r>
        <w:r w:rsidDel="00000000" w:rsidR="00000000" w:rsidRPr="00000000">
          <w:rPr>
            <w:rFonts w:ascii="Roboto" w:cs="Roboto" w:eastAsia="Roboto" w:hAnsi="Roboto"/>
            <w:color w:val="212529"/>
            <w:highlight w:val="white"/>
            <w:rtl w:val="0"/>
            <w:rPrChange w:author="Tales Mançano" w:id="1" w:date="2024-06-10T13:28:12Z">
              <w:rPr/>
            </w:rPrChange>
          </w:rPr>
          <w:t xml:space="preserve">: competitividade e internacionalização como justificações para a concentração de mercado no Brasil (1994-2001)</w:t>
        </w:r>
        <w:r w:rsidDel="00000000" w:rsidR="00000000" w:rsidRPr="00000000">
          <w:rPr>
            <w:rtl w:val="0"/>
          </w:rPr>
        </w:r>
      </w:ins>
    </w:p>
    <w:p w:rsidR="00000000" w:rsidDel="00000000" w:rsidP="00000000" w:rsidRDefault="00000000" w:rsidRPr="00000000" w14:paraId="00000002">
      <w:pPr>
        <w:rPr>
          <w:ins w:author="Tales Mançano" w:id="0" w:date="2024-06-10T13:28:12Z"/>
          <w:rFonts w:ascii="Roboto" w:cs="Roboto" w:eastAsia="Roboto" w:hAnsi="Roboto"/>
          <w:b w:val="1"/>
          <w:bCs w:val="1"/>
          <w:color w:val="212529"/>
          <w:highlight w:val="white"/>
          <w:rPrChange w:author="Tales Mançano" w:id="1" w:date="2024-06-10T13:28:12Z">
            <w:rPr/>
          </w:rPrChange>
        </w:rPr>
      </w:pPr>
      <w:ins w:author="Tales Mançano" w:id="0" w:date="2024-06-10T13:28:12Z">
        <w:r w:rsidDel="00000000" w:rsidR="00000000" w:rsidRPr="00000000">
          <w:rPr>
            <w:rtl w:val="0"/>
          </w:rPr>
        </w:r>
      </w:ins>
    </w:p>
    <w:p w:rsidR="00000000" w:rsidDel="00000000" w:rsidP="00000000" w:rsidRDefault="00000000" w:rsidRPr="00000000" w14:paraId="00000003">
      <w:pPr>
        <w:rPr>
          <w:rFonts w:ascii="Roboto" w:cs="Roboto" w:eastAsia="Roboto" w:hAnsi="Roboto"/>
          <w:b w:val="1"/>
          <w:bCs w:val="1"/>
          <w:color w:val="212529"/>
          <w:highlight w:val="white"/>
        </w:rPr>
      </w:pPr>
      <w:r w:rsidDel="00000000" w:rsidR="00000000" w:rsidRPr="00000000">
        <w:rPr>
          <w:rFonts w:ascii="Roboto" w:cs="Roboto" w:eastAsia="Roboto" w:hAnsi="Roboto"/>
          <w:b w:val="1"/>
          <w:bCs w:val="1"/>
          <w:color w:val="212529"/>
          <w:highlight w:val="white"/>
          <w:rtl w:val="0"/>
        </w:rPr>
        <w:t xml:space="preserve">Resumo</w:t>
      </w:r>
    </w:p>
    <w:p w:rsidR="00000000" w:rsidDel="00000000" w:rsidP="00000000" w:rsidRDefault="00000000" w:rsidRPr="00000000" w14:paraId="00000004">
      <w:pPr>
        <w:rPr>
          <w:rFonts w:ascii="Roboto" w:cs="Roboto" w:eastAsia="Roboto" w:hAnsi="Roboto"/>
          <w:color w:val="212529"/>
          <w:highlight w:val="white"/>
        </w:rPr>
      </w:pPr>
      <w:r w:rsidDel="00000000" w:rsidR="00000000" w:rsidRPr="00000000">
        <w:rPr>
          <w:rtl w:val="0"/>
        </w:rPr>
      </w:r>
    </w:p>
    <w:p w:rsidR="00000000" w:rsidDel="00000000" w:rsidP="00000000" w:rsidRDefault="00000000" w:rsidRPr="00000000" w14:paraId="00000005">
      <w:pPr>
        <w:shd w:fill="ffffff" w:val="clear"/>
        <w:spacing w:line="360" w:lineRule="auto"/>
        <w:jc w:val="both"/>
        <w:rPr>
          <w:rFonts w:ascii="Roboto" w:cs="Roboto" w:eastAsia="Roboto" w:hAnsi="Roboto"/>
          <w:color w:val="495057"/>
          <w:highlight w:val="white"/>
        </w:rPr>
      </w:pPr>
      <w:r w:rsidDel="00000000" w:rsidR="00000000" w:rsidRPr="00000000">
        <w:rPr>
          <w:rFonts w:ascii="Roboto" w:cs="Roboto" w:eastAsia="Roboto" w:hAnsi="Roboto"/>
          <w:color w:val="495057"/>
          <w:highlight w:val="white"/>
          <w:rtl w:val="0"/>
        </w:rPr>
        <w:t xml:space="preserve">Os governos Cardoso (199</w:t>
      </w:r>
      <w:ins w:author="Tales Mançano" w:id="2" w:date="2024-06-07T15:07:55Z">
        <w:r w:rsidDel="00000000" w:rsidR="00000000" w:rsidRPr="00000000">
          <w:rPr>
            <w:rFonts w:ascii="Roboto" w:cs="Roboto" w:eastAsia="Roboto" w:hAnsi="Roboto"/>
            <w:color w:val="495057"/>
            <w:highlight w:val="white"/>
            <w:rtl w:val="0"/>
          </w:rPr>
          <w:t xml:space="preserve">5</w:t>
        </w:r>
      </w:ins>
      <w:del w:author="Tales Mançano" w:id="2" w:date="2024-06-07T15:07:55Z">
        <w:r w:rsidDel="00000000" w:rsidR="00000000" w:rsidRPr="00000000">
          <w:rPr>
            <w:rFonts w:ascii="Roboto" w:cs="Roboto" w:eastAsia="Roboto" w:hAnsi="Roboto"/>
            <w:color w:val="495057"/>
            <w:highlight w:val="white"/>
            <w:rtl w:val="0"/>
          </w:rPr>
          <w:delText xml:space="preserve">4</w:delText>
        </w:r>
      </w:del>
      <w:r w:rsidDel="00000000" w:rsidR="00000000" w:rsidRPr="00000000">
        <w:rPr>
          <w:rFonts w:ascii="Roboto" w:cs="Roboto" w:eastAsia="Roboto" w:hAnsi="Roboto"/>
          <w:color w:val="495057"/>
          <w:highlight w:val="white"/>
          <w:rtl w:val="0"/>
        </w:rPr>
        <w:t xml:space="preserve">-200</w:t>
      </w:r>
      <w:ins w:author="Tales Mançano" w:id="3" w:date="2024-06-07T15:07:01Z">
        <w:r w:rsidDel="00000000" w:rsidR="00000000" w:rsidRPr="00000000">
          <w:rPr>
            <w:rFonts w:ascii="Roboto" w:cs="Roboto" w:eastAsia="Roboto" w:hAnsi="Roboto"/>
            <w:color w:val="495057"/>
            <w:highlight w:val="white"/>
            <w:rtl w:val="0"/>
          </w:rPr>
          <w:t xml:space="preserve">2</w:t>
        </w:r>
      </w:ins>
      <w:del w:author="Tales Mançano" w:id="3" w:date="2024-06-07T15:07:01Z">
        <w:r w:rsidDel="00000000" w:rsidR="00000000" w:rsidRPr="00000000">
          <w:rPr>
            <w:rFonts w:ascii="Roboto" w:cs="Roboto" w:eastAsia="Roboto" w:hAnsi="Roboto"/>
            <w:color w:val="495057"/>
            <w:highlight w:val="white"/>
            <w:rtl w:val="0"/>
          </w:rPr>
          <w:delText xml:space="preserve">1</w:delText>
        </w:r>
      </w:del>
      <w:r w:rsidDel="00000000" w:rsidR="00000000" w:rsidRPr="00000000">
        <w:rPr>
          <w:rFonts w:ascii="Roboto" w:cs="Roboto" w:eastAsia="Roboto" w:hAnsi="Roboto"/>
          <w:color w:val="495057"/>
          <w:highlight w:val="white"/>
          <w:rtl w:val="0"/>
        </w:rPr>
        <w:t xml:space="preserve">) são frequentemente descritos como de </w:t>
      </w:r>
      <w:r w:rsidDel="00000000" w:rsidR="00000000" w:rsidRPr="00000000">
        <w:rPr>
          <w:rFonts w:ascii="Roboto" w:cs="Roboto" w:eastAsia="Roboto" w:hAnsi="Roboto"/>
          <w:b w:val="1"/>
          <w:bCs w:val="1"/>
          <w:color w:val="495057"/>
          <w:highlight w:val="white"/>
          <w:u w:val="single"/>
          <w:rtl w:val="0"/>
        </w:rPr>
        <w:t xml:space="preserve">transformação da economia política brasileira</w:t>
      </w:r>
      <w:r w:rsidDel="00000000" w:rsidR="00000000" w:rsidRPr="00000000">
        <w:rPr>
          <w:rFonts w:ascii="Roboto" w:cs="Roboto" w:eastAsia="Roboto" w:hAnsi="Roboto"/>
          <w:color w:val="495057"/>
          <w:highlight w:val="white"/>
          <w:rtl w:val="0"/>
        </w:rPr>
        <w:t xml:space="preserve">, com a adoção de políticas centradas na estabilidade monetária. Essa guinada representou, </w:t>
      </w:r>
      <w:r w:rsidDel="00000000" w:rsidR="00000000" w:rsidRPr="00000000">
        <w:rPr>
          <w:rFonts w:ascii="Roboto" w:cs="Roboto" w:eastAsia="Roboto" w:hAnsi="Roboto"/>
          <w:color w:val="495057"/>
          <w:highlight w:val="white"/>
          <w:u w:val="single"/>
          <w:rtl w:val="0"/>
        </w:rPr>
        <w:t xml:space="preserve">por um lado, a adoção de medidas de liberalização e abertura econômica</w:t>
      </w:r>
      <w:r w:rsidDel="00000000" w:rsidR="00000000" w:rsidRPr="00000000">
        <w:rPr>
          <w:rFonts w:ascii="Roboto" w:cs="Roboto" w:eastAsia="Roboto" w:hAnsi="Roboto"/>
          <w:color w:val="495057"/>
          <w:highlight w:val="white"/>
          <w:rtl w:val="0"/>
        </w:rPr>
        <w:t xml:space="preserve">, a redução da interlocução entre governo e empresários, e a promoção de um novo Sistema Nacional de Defesa da Concorrência que visava à eficiência e manutenção de preços relativos. Por outro, teria representado o abandono explícito de políticas industriais e formas de proteção às empresas nacionais. Entretanto, vemos controvérsias acaloradas que opõem atores políticos em torno de fusões e aquisições promovidas por grandes grupos empresariais brasileiros que foram, ao cabo, aceitas pelo órgão de defesa da concorrência com apoio explícito de representantes do governo. Esta apresentação debruça-se sobre três desses casos (Gerdau, Ambev e </w:t>
      </w:r>
      <w:r w:rsidDel="00000000" w:rsidR="00000000" w:rsidRPr="00000000">
        <w:rPr>
          <w:rFonts w:ascii="Roboto" w:cs="Roboto" w:eastAsia="Roboto" w:hAnsi="Roboto"/>
          <w:color w:val="495057"/>
          <w:shd w:fill="fff2cc" w:val="clear"/>
          <w:rtl w:val="0"/>
        </w:rPr>
        <w:t xml:space="preserve">Braskem</w:t>
      </w:r>
      <w:r w:rsidDel="00000000" w:rsidR="00000000" w:rsidRPr="00000000">
        <w:rPr>
          <w:rFonts w:ascii="Roboto" w:cs="Roboto" w:eastAsia="Roboto" w:hAnsi="Roboto"/>
          <w:color w:val="495057"/>
          <w:highlight w:val="white"/>
          <w:rtl w:val="0"/>
        </w:rPr>
        <w:t xml:space="preserve">), para compreender seu significado para a política econômica.</w:t>
      </w:r>
    </w:p>
    <w:p w:rsidR="00000000" w:rsidDel="00000000" w:rsidP="00000000" w:rsidRDefault="00000000" w:rsidRPr="00000000" w14:paraId="00000006">
      <w:pPr>
        <w:shd w:fill="ffffff" w:val="clear"/>
        <w:spacing w:line="360" w:lineRule="auto"/>
        <w:jc w:val="both"/>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07">
      <w:pPr>
        <w:shd w:fill="ffffff" w:val="clear"/>
        <w:spacing w:line="360" w:lineRule="auto"/>
        <w:jc w:val="both"/>
        <w:rPr>
          <w:rFonts w:ascii="Roboto" w:cs="Roboto" w:eastAsia="Roboto" w:hAnsi="Roboto"/>
          <w:b w:val="1"/>
          <w:bCs w:val="1"/>
          <w:color w:val="495057"/>
          <w:highlight w:val="white"/>
        </w:rPr>
      </w:pPr>
      <w:r w:rsidDel="00000000" w:rsidR="00000000" w:rsidRPr="00000000">
        <w:rPr>
          <w:rFonts w:ascii="Roboto" w:cs="Roboto" w:eastAsia="Roboto" w:hAnsi="Roboto"/>
          <w:b w:val="1"/>
          <w:bCs w:val="1"/>
          <w:color w:val="212529"/>
          <w:highlight w:val="white"/>
          <w:rtl w:val="0"/>
        </w:rPr>
        <w:t xml:space="preserve">Métodos e técnicas utilizados</w:t>
      </w:r>
      <w:r w:rsidDel="00000000" w:rsidR="00000000" w:rsidRPr="00000000">
        <w:rPr>
          <w:rtl w:val="0"/>
        </w:rPr>
      </w:r>
    </w:p>
    <w:p w:rsidR="00000000" w:rsidDel="00000000" w:rsidP="00000000" w:rsidRDefault="00000000" w:rsidRPr="00000000" w14:paraId="00000008">
      <w:pPr>
        <w:shd w:fill="ffffff" w:val="clear"/>
        <w:rPr>
          <w:rFonts w:ascii="Roboto" w:cs="Roboto" w:eastAsia="Roboto" w:hAnsi="Roboto"/>
          <w:color w:val="212529"/>
          <w:highlight w:val="white"/>
        </w:rPr>
      </w:pPr>
      <w:r w:rsidDel="00000000" w:rsidR="00000000" w:rsidRPr="00000000">
        <w:rPr>
          <w:rtl w:val="0"/>
        </w:rPr>
      </w:r>
    </w:p>
    <w:p w:rsidR="00000000" w:rsidDel="00000000" w:rsidP="00000000" w:rsidRDefault="00000000" w:rsidRPr="00000000" w14:paraId="00000009">
      <w:pPr>
        <w:shd w:fill="ffffff" w:val="clear"/>
        <w:spacing w:line="360" w:lineRule="auto"/>
        <w:jc w:val="both"/>
        <w:rPr>
          <w:rFonts w:ascii="Roboto" w:cs="Roboto" w:eastAsia="Roboto" w:hAnsi="Roboto"/>
          <w:color w:val="495057"/>
          <w:highlight w:val="white"/>
        </w:rPr>
      </w:pPr>
      <w:r w:rsidDel="00000000" w:rsidR="00000000" w:rsidRPr="00000000">
        <w:rPr>
          <w:rFonts w:ascii="Roboto" w:cs="Roboto" w:eastAsia="Roboto" w:hAnsi="Roboto"/>
          <w:color w:val="495057"/>
          <w:highlight w:val="white"/>
          <w:rtl w:val="0"/>
        </w:rPr>
        <w:t xml:space="preserve">Este trabalho baseia-se em uma </w:t>
      </w:r>
      <w:r w:rsidDel="00000000" w:rsidR="00000000" w:rsidRPr="00000000">
        <w:rPr>
          <w:rFonts w:ascii="Roboto" w:cs="Roboto" w:eastAsia="Roboto" w:hAnsi="Roboto"/>
          <w:b w:val="1"/>
          <w:bCs w:val="1"/>
          <w:color w:val="495057"/>
          <w:highlight w:val="white"/>
          <w:u w:val="single"/>
          <w:rtl w:val="0"/>
        </w:rPr>
        <w:t xml:space="preserve">análise de conteúdo de documentos</w:t>
      </w:r>
      <w:r w:rsidDel="00000000" w:rsidR="00000000" w:rsidRPr="00000000">
        <w:rPr>
          <w:rFonts w:ascii="Roboto" w:cs="Roboto" w:eastAsia="Roboto" w:hAnsi="Roboto"/>
          <w:color w:val="495057"/>
          <w:highlight w:val="white"/>
          <w:rtl w:val="0"/>
        </w:rPr>
        <w:t xml:space="preserve"> e textos que reconstroem as </w:t>
      </w:r>
      <w:r w:rsidDel="00000000" w:rsidR="00000000" w:rsidRPr="00000000">
        <w:rPr>
          <w:rFonts w:ascii="Roboto" w:cs="Roboto" w:eastAsia="Roboto" w:hAnsi="Roboto"/>
          <w:b w:val="1"/>
          <w:bCs w:val="1"/>
          <w:color w:val="495057"/>
          <w:highlight w:val="white"/>
          <w:rtl w:val="0"/>
        </w:rPr>
        <w:t xml:space="preserve">controvérsias</w:t>
      </w:r>
      <w:r w:rsidDel="00000000" w:rsidR="00000000" w:rsidRPr="00000000">
        <w:rPr>
          <w:rFonts w:ascii="Roboto" w:cs="Roboto" w:eastAsia="Roboto" w:hAnsi="Roboto"/>
          <w:color w:val="495057"/>
          <w:highlight w:val="white"/>
          <w:rtl w:val="0"/>
        </w:rPr>
        <w:t xml:space="preserve"> analisadas com o objetivo de identificar argumentos mobilizados pelos agentes envolvidos e a forma como meios de comunicação representaram-nas. O corpo de documentos é composto de notícias envolvendo as empresas, identificadas a partir de uma </w:t>
      </w:r>
      <w:r w:rsidDel="00000000" w:rsidR="00000000" w:rsidRPr="00000000">
        <w:rPr>
          <w:rFonts w:ascii="Roboto" w:cs="Roboto" w:eastAsia="Roboto" w:hAnsi="Roboto"/>
          <w:b w:val="1"/>
          <w:bCs w:val="1"/>
          <w:color w:val="495057"/>
          <w:highlight w:val="white"/>
          <w:rtl w:val="0"/>
        </w:rPr>
        <w:t xml:space="preserve">raspagem na Folha de São Paulo</w:t>
      </w:r>
      <w:r w:rsidDel="00000000" w:rsidR="00000000" w:rsidRPr="00000000">
        <w:rPr>
          <w:rFonts w:ascii="Roboto" w:cs="Roboto" w:eastAsia="Roboto" w:hAnsi="Roboto"/>
          <w:color w:val="495057"/>
          <w:highlight w:val="white"/>
          <w:rtl w:val="0"/>
        </w:rPr>
        <w:t xml:space="preserve">, jornal de maior circulação nacional, </w:t>
      </w:r>
      <w:r w:rsidDel="00000000" w:rsidR="00000000" w:rsidRPr="00000000">
        <w:rPr>
          <w:rFonts w:ascii="Roboto" w:cs="Roboto" w:eastAsia="Roboto" w:hAnsi="Roboto"/>
          <w:b w:val="1"/>
          <w:bCs w:val="1"/>
          <w:color w:val="495057"/>
          <w:highlight w:val="white"/>
          <w:u w:val="single"/>
          <w:rtl w:val="0"/>
        </w:rPr>
        <w:t xml:space="preserve">e livros de jornalismo investigativo que versam sobre as três empresas selecionados abordando desenvolvimentos recentes e suas relações com órgãos de governo e Estado</w:t>
      </w:r>
      <w:r w:rsidDel="00000000" w:rsidR="00000000" w:rsidRPr="00000000">
        <w:rPr>
          <w:rFonts w:ascii="Roboto" w:cs="Roboto" w:eastAsia="Roboto" w:hAnsi="Roboto"/>
          <w:color w:val="495057"/>
          <w:highlight w:val="white"/>
          <w:rtl w:val="0"/>
        </w:rPr>
        <w:t xml:space="preserve">. O material foi submetido a uma </w:t>
      </w:r>
      <w:r w:rsidDel="00000000" w:rsidR="00000000" w:rsidRPr="00000000">
        <w:rPr>
          <w:rFonts w:ascii="Roboto" w:cs="Roboto" w:eastAsia="Roboto" w:hAnsi="Roboto"/>
          <w:b w:val="1"/>
          <w:bCs w:val="1"/>
          <w:color w:val="495057"/>
          <w:highlight w:val="white"/>
          <w:rtl w:val="0"/>
        </w:rPr>
        <w:t xml:space="preserve">análise qualitativa de conteúdo e codificação visando à identificação das partes da controvérsia e dos argumentos mobilizados para defender operações de fusões e aquisições</w:t>
      </w:r>
      <w:r w:rsidDel="00000000" w:rsidR="00000000" w:rsidRPr="00000000">
        <w:rPr>
          <w:rFonts w:ascii="Roboto" w:cs="Roboto" w:eastAsia="Roboto" w:hAnsi="Roboto"/>
          <w:color w:val="495057"/>
          <w:highlight w:val="white"/>
          <w:rtl w:val="0"/>
        </w:rPr>
        <w:t xml:space="preserve">. A partir da identificação das categorias centrais mobilizadas pelos agentes, selecionamos suas ocorrências em declarações e discussões jornalísticas para evidenciar os argumentos do trabalho.</w:t>
      </w:r>
    </w:p>
    <w:p w:rsidR="00000000" w:rsidDel="00000000" w:rsidP="00000000" w:rsidRDefault="00000000" w:rsidRPr="00000000" w14:paraId="0000000A">
      <w:pPr>
        <w:shd w:fill="ffffff" w:val="clear"/>
        <w:spacing w:line="360" w:lineRule="auto"/>
        <w:jc w:val="both"/>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0B">
      <w:pPr>
        <w:shd w:fill="ffffff" w:val="clear"/>
        <w:spacing w:line="360" w:lineRule="auto"/>
        <w:jc w:val="both"/>
        <w:rPr>
          <w:rFonts w:ascii="Roboto" w:cs="Roboto" w:eastAsia="Roboto" w:hAnsi="Roboto"/>
          <w:b w:val="1"/>
          <w:bCs w:val="1"/>
          <w:color w:val="495057"/>
          <w:highlight w:val="white"/>
        </w:rPr>
      </w:pPr>
      <w:r w:rsidDel="00000000" w:rsidR="00000000" w:rsidRPr="00000000">
        <w:rPr>
          <w:rFonts w:ascii="Roboto" w:cs="Roboto" w:eastAsia="Roboto" w:hAnsi="Roboto"/>
          <w:b w:val="1"/>
          <w:bCs w:val="1"/>
          <w:color w:val="495057"/>
          <w:highlight w:val="white"/>
          <w:rtl w:val="0"/>
        </w:rPr>
        <w:t xml:space="preserve">Conclusões parciais ou finais</w:t>
      </w:r>
    </w:p>
    <w:p w:rsidR="00000000" w:rsidDel="00000000" w:rsidP="00000000" w:rsidRDefault="00000000" w:rsidRPr="00000000" w14:paraId="0000000C">
      <w:pPr>
        <w:shd w:fill="ffffff" w:val="clear"/>
        <w:rPr>
          <w:rFonts w:ascii="Roboto" w:cs="Roboto" w:eastAsia="Roboto" w:hAnsi="Roboto"/>
          <w:color w:val="212529"/>
          <w:highlight w:val="white"/>
        </w:rPr>
      </w:pPr>
      <w:r w:rsidDel="00000000" w:rsidR="00000000" w:rsidRPr="00000000">
        <w:rPr>
          <w:rtl w:val="0"/>
        </w:rPr>
      </w:r>
    </w:p>
    <w:p w:rsidR="00000000" w:rsidDel="00000000" w:rsidP="00000000" w:rsidRDefault="00000000" w:rsidRPr="00000000" w14:paraId="0000000D">
      <w:pPr>
        <w:shd w:fill="ffffff" w:val="clear"/>
        <w:spacing w:line="360" w:lineRule="auto"/>
        <w:jc w:val="both"/>
        <w:rPr>
          <w:rFonts w:ascii="Roboto" w:cs="Roboto" w:eastAsia="Roboto" w:hAnsi="Roboto"/>
          <w:color w:val="495057"/>
          <w:highlight w:val="white"/>
        </w:rPr>
      </w:pPr>
      <w:r w:rsidDel="00000000" w:rsidR="00000000" w:rsidRPr="00000000">
        <w:rPr>
          <w:rFonts w:ascii="Roboto" w:cs="Roboto" w:eastAsia="Roboto" w:hAnsi="Roboto"/>
          <w:color w:val="495057"/>
          <w:highlight w:val="white"/>
          <w:rtl w:val="0"/>
        </w:rPr>
        <w:t xml:space="preserve">Antes do ensaio neodesenvolvimentista brasileiro ou da promoção ativa da formação de campeões nacionais por meio de políticas de investimento centradas no Banco Nacional de Desenvolvimento Econômico e Social, uma coalização entre empresários e atores políticos </w:t>
      </w:r>
      <w:ins w:author="Tales Mançano" w:id="4" w:date="2024-06-07T14:22:38Z">
        <w:r w:rsidDel="00000000" w:rsidR="00000000" w:rsidRPr="00000000">
          <w:rPr>
            <w:rFonts w:ascii="Roboto" w:cs="Roboto" w:eastAsia="Roboto" w:hAnsi="Roboto"/>
            <w:b w:val="1"/>
            <w:bCs w:val="1"/>
            <w:color w:val="495057"/>
            <w:highlight w:val="white"/>
            <w:rtl w:val="0"/>
            <w:rPrChange w:author="Tales Mançano" w:id="5" w:date="2024-06-07T14:22:38Z">
              <w:rPr>
                <w:rFonts w:ascii="Roboto" w:cs="Roboto" w:eastAsia="Roboto" w:hAnsi="Roboto"/>
                <w:color w:val="495057"/>
                <w:highlight w:val="white"/>
              </w:rPr>
            </w:rPrChange>
          </w:rPr>
          <w:t xml:space="preserve">se beneficiou d</w:t>
        </w:r>
      </w:ins>
      <w:del w:author="Tales Mançano" w:id="4" w:date="2024-06-07T14:22:38Z">
        <w:r w:rsidDel="00000000" w:rsidR="00000000" w:rsidRPr="00000000">
          <w:rPr>
            <w:rFonts w:ascii="Roboto" w:cs="Roboto" w:eastAsia="Roboto" w:hAnsi="Roboto"/>
            <w:b w:val="1"/>
            <w:bCs w:val="1"/>
            <w:color w:val="495057"/>
            <w:highlight w:val="white"/>
            <w:rtl w:val="0"/>
            <w:rPrChange w:author="Tales Mançano" w:id="5" w:date="2024-06-07T14:22:38Z">
              <w:rPr>
                <w:rFonts w:ascii="Roboto" w:cs="Roboto" w:eastAsia="Roboto" w:hAnsi="Roboto"/>
                <w:b w:val="1"/>
                <w:bCs w:val="1"/>
                <w:color w:val="495057"/>
                <w:highlight w:val="white"/>
              </w:rPr>
            </w:rPrChange>
          </w:rPr>
          <w:delText xml:space="preserve">utilizou </w:delText>
        </w:r>
      </w:del>
      <w:r w:rsidDel="00000000" w:rsidR="00000000" w:rsidRPr="00000000">
        <w:rPr>
          <w:rFonts w:ascii="Roboto" w:cs="Roboto" w:eastAsia="Roboto" w:hAnsi="Roboto"/>
          <w:b w:val="1"/>
          <w:bCs w:val="1"/>
          <w:color w:val="495057"/>
          <w:highlight w:val="white"/>
          <w:rtl w:val="0"/>
        </w:rPr>
        <w:t xml:space="preserve">a leniência</w:t>
      </w:r>
      <w:r w:rsidDel="00000000" w:rsidR="00000000" w:rsidRPr="00000000">
        <w:rPr>
          <w:rFonts w:ascii="Roboto" w:cs="Roboto" w:eastAsia="Roboto" w:hAnsi="Roboto"/>
          <w:color w:val="495057"/>
          <w:highlight w:val="white"/>
          <w:rtl w:val="0"/>
        </w:rPr>
        <w:t xml:space="preserve"> na recém-implementada política antitruste</w:t>
      </w:r>
      <w:ins w:author="Tales Mançano" w:id="6" w:date="2024-06-07T14:28:01Z">
        <w:r w:rsidDel="00000000" w:rsidR="00000000" w:rsidRPr="00000000">
          <w:rPr>
            <w:rFonts w:ascii="Roboto" w:cs="Roboto" w:eastAsia="Roboto" w:hAnsi="Roboto"/>
            <w:color w:val="495057"/>
            <w:highlight w:val="white"/>
            <w:rtl w:val="0"/>
          </w:rPr>
          <w:t xml:space="preserve">,</w:t>
        </w:r>
      </w:ins>
      <w:r w:rsidDel="00000000" w:rsidR="00000000" w:rsidRPr="00000000">
        <w:rPr>
          <w:rFonts w:ascii="Roboto" w:cs="Roboto" w:eastAsia="Roboto" w:hAnsi="Roboto"/>
          <w:color w:val="495057"/>
          <w:highlight w:val="white"/>
          <w:rtl w:val="0"/>
        </w:rPr>
        <w:t xml:space="preserve"> </w:t>
      </w:r>
      <w:ins w:author="Tales Mançano" w:id="7" w:date="2024-06-07T14:23:12Z">
        <w:r w:rsidDel="00000000" w:rsidR="00000000" w:rsidRPr="00000000">
          <w:rPr>
            <w:rFonts w:ascii="Roboto" w:cs="Roboto" w:eastAsia="Roboto" w:hAnsi="Roboto"/>
            <w:color w:val="495057"/>
            <w:highlight w:val="white"/>
            <w:rtl w:val="0"/>
          </w:rPr>
          <w:t xml:space="preserve">que funcionou </w:t>
        </w:r>
      </w:ins>
      <w:r w:rsidDel="00000000" w:rsidR="00000000" w:rsidRPr="00000000">
        <w:rPr>
          <w:rFonts w:ascii="Roboto" w:cs="Roboto" w:eastAsia="Roboto" w:hAnsi="Roboto"/>
          <w:color w:val="495057"/>
          <w:highlight w:val="white"/>
          <w:rtl w:val="0"/>
        </w:rPr>
        <w:t xml:space="preserve">como uma política industrial passiva para permitir que grandes grupos empresariais brasileiros consolidassem sua posição no mercado por meio de fusões e aquisições. Justificaram seu domínio ampliado - oligopólico - de mercado no Brasil ora como imperioso </w:t>
      </w:r>
      <w:ins w:author="Tales Mançano" w:id="8" w:date="2024-06-07T14:25:53Z">
        <w:r w:rsidDel="00000000" w:rsidR="00000000" w:rsidRPr="00000000">
          <w:rPr>
            <w:rFonts w:ascii="Roboto" w:cs="Roboto" w:eastAsia="Roboto" w:hAnsi="Roboto"/>
            <w:color w:val="495057"/>
            <w:highlight w:val="white"/>
            <w:rtl w:val="0"/>
            <w:rPrChange w:author="Tales Mançano" w:id="9" w:date="2024-06-07T14:25:53Z">
              <w:rPr>
                <w:rFonts w:ascii="Roboto" w:cs="Roboto" w:eastAsia="Roboto" w:hAnsi="Roboto"/>
                <w:color w:val="495057"/>
                <w:highlight w:val="white"/>
              </w:rPr>
            </w:rPrChange>
          </w:rPr>
          <w:t xml:space="preserve">para</w:t>
        </w:r>
      </w:ins>
      <w:del w:author="Tales Mançano" w:id="8" w:date="2024-06-07T14:25:53Z">
        <w:r w:rsidDel="00000000" w:rsidR="00000000" w:rsidRPr="00000000">
          <w:rPr>
            <w:rFonts w:ascii="Roboto" w:cs="Roboto" w:eastAsia="Roboto" w:hAnsi="Roboto"/>
            <w:color w:val="495057"/>
            <w:highlight w:val="white"/>
            <w:rtl w:val="0"/>
            <w:rPrChange w:author="Tales Mançano" w:id="9" w:date="2024-06-07T14:25:53Z">
              <w:rPr>
                <w:rFonts w:ascii="Roboto" w:cs="Roboto" w:eastAsia="Roboto" w:hAnsi="Roboto"/>
                <w:color w:val="495057"/>
                <w:highlight w:val="white"/>
              </w:rPr>
            </w:rPrChange>
          </w:rPr>
          <w:delText xml:space="preserve">para para</w:delText>
        </w:r>
      </w:del>
      <w:r w:rsidDel="00000000" w:rsidR="00000000" w:rsidRPr="00000000">
        <w:rPr>
          <w:rFonts w:ascii="Roboto" w:cs="Roboto" w:eastAsia="Roboto" w:hAnsi="Roboto"/>
          <w:color w:val="495057"/>
          <w:highlight w:val="white"/>
          <w:rtl w:val="0"/>
        </w:rPr>
        <w:t xml:space="preserve"> garantir a competitividade ante a entrada de empresas estrangeiras, ora como instrumental para possibilitar a sua </w:t>
      </w:r>
      <w:ins w:author="Tales Mançano" w:id="10" w:date="2024-06-07T14:26:31Z">
        <w:r w:rsidDel="00000000" w:rsidR="00000000" w:rsidRPr="00000000">
          <w:rPr>
            <w:rFonts w:ascii="Roboto" w:cs="Roboto" w:eastAsia="Roboto" w:hAnsi="Roboto"/>
            <w:color w:val="495057"/>
            <w:highlight w:val="white"/>
            <w:rtl w:val="0"/>
          </w:rPr>
          <w:t xml:space="preserve">própria </w:t>
        </w:r>
      </w:ins>
      <w:r w:rsidDel="00000000" w:rsidR="00000000" w:rsidRPr="00000000">
        <w:rPr>
          <w:rFonts w:ascii="Roboto" w:cs="Roboto" w:eastAsia="Roboto" w:hAnsi="Roboto"/>
          <w:color w:val="495057"/>
          <w:highlight w:val="white"/>
          <w:rtl w:val="0"/>
        </w:rPr>
        <w:t xml:space="preserve">internacionalização, expandindo os ganhos e trazendo desenvolvimento e bem-estar para o </w:t>
      </w:r>
      <w:ins w:author="Tales Mançano" w:id="11" w:date="2024-06-07T14:26:44Z">
        <w:r w:rsidDel="00000000" w:rsidR="00000000" w:rsidRPr="00000000">
          <w:rPr>
            <w:rFonts w:ascii="Roboto" w:cs="Roboto" w:eastAsia="Roboto" w:hAnsi="Roboto"/>
            <w:color w:val="495057"/>
            <w:highlight w:val="white"/>
            <w:rtl w:val="0"/>
          </w:rPr>
          <w:t xml:space="preserve">Brasil</w:t>
        </w:r>
      </w:ins>
      <w:del w:author="Tales Mançano" w:id="11" w:date="2024-06-07T14:26:44Z">
        <w:r w:rsidDel="00000000" w:rsidR="00000000" w:rsidRPr="00000000">
          <w:rPr>
            <w:rFonts w:ascii="Roboto" w:cs="Roboto" w:eastAsia="Roboto" w:hAnsi="Roboto"/>
            <w:color w:val="495057"/>
            <w:highlight w:val="white"/>
            <w:rtl w:val="0"/>
          </w:rPr>
          <w:delText xml:space="preserve">país</w:delText>
        </w:r>
      </w:del>
      <w:r w:rsidDel="00000000" w:rsidR="00000000" w:rsidRPr="00000000">
        <w:rPr>
          <w:rFonts w:ascii="Roboto" w:cs="Roboto" w:eastAsia="Roboto" w:hAnsi="Roboto"/>
          <w:color w:val="495057"/>
          <w:highlight w:val="white"/>
          <w:rtl w:val="0"/>
        </w:rPr>
        <w:t xml:space="preserve">, categorias que ressoaram com atores políticos centrais. Apelaram a regimes de justificação próprios do mundo industrial e cívico e lograram mobilizar aliados contra argumentos do mundo mercantil.</w:t>
      </w:r>
    </w:p>
    <w:p w:rsidR="00000000" w:rsidDel="00000000" w:rsidP="00000000" w:rsidRDefault="00000000" w:rsidRPr="00000000" w14:paraId="0000000E">
      <w:pPr>
        <w:shd w:fill="ffffff" w:val="clear"/>
        <w:rPr>
          <w:rFonts w:ascii="Roboto" w:cs="Roboto" w:eastAsia="Roboto" w:hAnsi="Roboto"/>
          <w:color w:val="212529"/>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b w:val="1"/>
          <w:bCs w:val="1"/>
          <w:color w:val="212529"/>
          <w:highlight w:val="white"/>
        </w:rPr>
      </w:pPr>
      <w:r w:rsidDel="00000000" w:rsidR="00000000" w:rsidRPr="00000000">
        <w:rPr>
          <w:rFonts w:ascii="Roboto" w:cs="Roboto" w:eastAsia="Roboto" w:hAnsi="Roboto"/>
          <w:b w:val="1"/>
          <w:bCs w:val="1"/>
          <w:color w:val="212529"/>
          <w:highlight w:val="white"/>
          <w:rtl w:val="0"/>
        </w:rPr>
        <w:t xml:space="preserve">Relação com a temática do GT</w:t>
      </w:r>
    </w:p>
    <w:p w:rsidR="00000000" w:rsidDel="00000000" w:rsidP="00000000" w:rsidRDefault="00000000" w:rsidRPr="00000000" w14:paraId="00000010">
      <w:pPr>
        <w:rPr>
          <w:rFonts w:ascii="Roboto" w:cs="Roboto" w:eastAsia="Roboto" w:hAnsi="Roboto"/>
          <w:b w:val="1"/>
          <w:bCs w:val="1"/>
          <w:color w:val="212529"/>
          <w:highlight w:val="white"/>
        </w:rPr>
      </w:pPr>
      <w:r w:rsidDel="00000000" w:rsidR="00000000" w:rsidRPr="00000000">
        <w:rPr>
          <w:rtl w:val="0"/>
        </w:rPr>
      </w:r>
    </w:p>
    <w:p w:rsidR="00000000" w:rsidDel="00000000" w:rsidP="00000000" w:rsidRDefault="00000000" w:rsidRPr="00000000" w14:paraId="00000011">
      <w:pPr>
        <w:shd w:fill="ffffff" w:val="clear"/>
        <w:spacing w:line="360" w:lineRule="auto"/>
        <w:jc w:val="both"/>
        <w:rPr>
          <w:rFonts w:ascii="Roboto" w:cs="Roboto" w:eastAsia="Roboto" w:hAnsi="Roboto"/>
          <w:color w:val="495057"/>
          <w:highlight w:val="white"/>
        </w:rPr>
      </w:pPr>
      <w:r w:rsidDel="00000000" w:rsidR="00000000" w:rsidRPr="00000000">
        <w:rPr>
          <w:rFonts w:ascii="Roboto" w:cs="Roboto" w:eastAsia="Roboto" w:hAnsi="Roboto"/>
          <w:color w:val="495057"/>
          <w:highlight w:val="white"/>
          <w:rtl w:val="0"/>
        </w:rPr>
        <w:t xml:space="preserve">O trabalho proposto insere-se no campo da </w:t>
      </w:r>
      <w:r w:rsidDel="00000000" w:rsidR="00000000" w:rsidRPr="00000000">
        <w:rPr>
          <w:rFonts w:ascii="Roboto" w:cs="Roboto" w:eastAsia="Roboto" w:hAnsi="Roboto"/>
          <w:b w:val="1"/>
          <w:bCs w:val="1"/>
          <w:color w:val="495057"/>
          <w:highlight w:val="white"/>
          <w:rtl w:val="0"/>
        </w:rPr>
        <w:t xml:space="preserve">economia política</w:t>
      </w:r>
      <w:r w:rsidDel="00000000" w:rsidR="00000000" w:rsidRPr="00000000">
        <w:rPr>
          <w:rFonts w:ascii="Roboto" w:cs="Roboto" w:eastAsia="Roboto" w:hAnsi="Roboto"/>
          <w:color w:val="495057"/>
          <w:highlight w:val="white"/>
          <w:rtl w:val="0"/>
        </w:rPr>
        <w:t xml:space="preserve">, desenvolvido por excelência nos </w:t>
      </w:r>
      <w:r w:rsidDel="00000000" w:rsidR="00000000" w:rsidRPr="00000000">
        <w:rPr>
          <w:rFonts w:ascii="Roboto" w:cs="Roboto" w:eastAsia="Roboto" w:hAnsi="Roboto"/>
          <w:color w:val="495057"/>
          <w:highlight w:val="white"/>
          <w:u w:val="single"/>
          <w:rtl w:val="0"/>
        </w:rPr>
        <w:t xml:space="preserve">estudos sociais da economia</w:t>
      </w:r>
      <w:r w:rsidDel="00000000" w:rsidR="00000000" w:rsidRPr="00000000">
        <w:rPr>
          <w:rFonts w:ascii="Roboto" w:cs="Roboto" w:eastAsia="Roboto" w:hAnsi="Roboto"/>
          <w:color w:val="495057"/>
          <w:highlight w:val="white"/>
          <w:rtl w:val="0"/>
        </w:rPr>
        <w:t xml:space="preserve"> que o GT pretende discutir e colocar em evidência. Ele propõe examinar os usos da competitividade e ganhos internacionalização como argumentos mobilizados criticamente por agentes econômicos e políticos em </w:t>
      </w:r>
      <w:r w:rsidDel="00000000" w:rsidR="00000000" w:rsidRPr="00000000">
        <w:rPr>
          <w:rFonts w:ascii="Roboto" w:cs="Roboto" w:eastAsia="Roboto" w:hAnsi="Roboto"/>
          <w:b w:val="1"/>
          <w:bCs w:val="1"/>
          <w:color w:val="495057"/>
          <w:highlight w:val="white"/>
          <w:rtl w:val="0"/>
          <w:rPrChange w:author="Tales Mançano" w:id="12" w:date="2024-06-07T14:49:38Z">
            <w:rPr>
              <w:rFonts w:ascii="Roboto" w:cs="Roboto" w:eastAsia="Roboto" w:hAnsi="Roboto"/>
              <w:color w:val="495057"/>
              <w:highlight w:val="white"/>
            </w:rPr>
          </w:rPrChange>
        </w:rPr>
        <w:t xml:space="preserve">controvérsias envolvendo fusões e aquisições</w:t>
      </w:r>
      <w:r w:rsidDel="00000000" w:rsidR="00000000" w:rsidRPr="00000000">
        <w:rPr>
          <w:rFonts w:ascii="Roboto" w:cs="Roboto" w:eastAsia="Roboto" w:hAnsi="Roboto"/>
          <w:color w:val="495057"/>
          <w:highlight w:val="white"/>
          <w:rtl w:val="0"/>
        </w:rPr>
        <w:t xml:space="preserve"> que tinham como protagonistas três grandes empresas brasileiras, revelando contornos da política econômica do período Cardoso que permanecem pouco explorados. Contribui, assim, com subcampos da sociologia econômica como a sociologia das empresas, das articulações entre empresas e governo e dos blocos sociais que sustentam regimes de crescimento. Sua principal contribuição ao tema do GT é revelar a política antitruste como uma política industrial passiva e uma arena pouco explorada (quando comparada com espaços mais tradicionais do Executivo e Legislativo) de interlocução política entre empresariado e governo.</w:t>
      </w:r>
    </w:p>
    <w:p w:rsidR="00000000" w:rsidDel="00000000" w:rsidP="00000000" w:rsidRDefault="00000000" w:rsidRPr="00000000" w14:paraId="00000012">
      <w:pPr>
        <w:shd w:fill="ffffff" w:val="clear"/>
        <w:jc w:val="both"/>
        <w:rPr>
          <w:rFonts w:ascii="Roboto" w:cs="Roboto" w:eastAsia="Roboto" w:hAnsi="Roboto"/>
          <w:b w:val="1"/>
          <w:bCs w:val="1"/>
          <w:color w:val="212529"/>
          <w:highlight w:val="white"/>
        </w:rPr>
      </w:pPr>
      <w:r w:rsidDel="00000000" w:rsidR="00000000" w:rsidRPr="00000000">
        <w:rPr>
          <w:rtl w:val="0"/>
        </w:rPr>
      </w:r>
    </w:p>
    <w:p w:rsidR="00000000" w:rsidDel="00000000" w:rsidP="00000000" w:rsidRDefault="00000000" w:rsidRPr="00000000" w14:paraId="00000013">
      <w:pPr>
        <w:shd w:fill="ffffff" w:val="clear"/>
        <w:jc w:val="both"/>
        <w:rPr>
          <w:rFonts w:ascii="Roboto" w:cs="Roboto" w:eastAsia="Roboto" w:hAnsi="Roboto"/>
          <w:b w:val="1"/>
          <w:bCs w:val="1"/>
          <w:color w:val="212529"/>
          <w:highlight w:val="white"/>
        </w:rPr>
      </w:pPr>
      <w:r w:rsidDel="00000000" w:rsidR="00000000" w:rsidRPr="00000000">
        <w:rPr>
          <w:rFonts w:ascii="Roboto" w:cs="Roboto" w:eastAsia="Roboto" w:hAnsi="Roboto"/>
          <w:b w:val="1"/>
          <w:bCs w:val="1"/>
          <w:color w:val="212529"/>
          <w:highlight w:val="white"/>
          <w:rtl w:val="0"/>
        </w:rPr>
        <w:t xml:space="preserve">Referências bibliográficas sintéticas (até 6 títulos)</w:t>
      </w:r>
    </w:p>
    <w:p w:rsidR="00000000" w:rsidDel="00000000" w:rsidP="00000000" w:rsidRDefault="00000000" w:rsidRPr="00000000" w14:paraId="00000014">
      <w:pPr>
        <w:shd w:fill="ffffff" w:val="clear"/>
        <w:jc w:val="both"/>
        <w:rPr>
          <w:rFonts w:ascii="Roboto" w:cs="Roboto" w:eastAsia="Roboto" w:hAnsi="Roboto"/>
          <w:b w:val="1"/>
          <w:bCs w:val="1"/>
          <w:color w:val="212529"/>
          <w:highlight w:val="white"/>
        </w:rPr>
      </w:pPr>
      <w:r w:rsidDel="00000000" w:rsidR="00000000" w:rsidRPr="00000000">
        <w:rPr>
          <w:rtl w:val="0"/>
        </w:rPr>
      </w:r>
    </w:p>
    <w:p w:rsidR="00000000" w:rsidDel="00000000" w:rsidP="00000000" w:rsidRDefault="00000000" w:rsidRPr="00000000" w14:paraId="00000015">
      <w:pPr>
        <w:shd w:fill="ffffff" w:val="clear"/>
        <w:spacing w:line="360" w:lineRule="auto"/>
        <w:rPr>
          <w:rFonts w:ascii="Roboto" w:cs="Roboto" w:eastAsia="Roboto" w:hAnsi="Roboto"/>
          <w:color w:val="495057"/>
          <w:highlight w:val="white"/>
        </w:rPr>
      </w:pPr>
      <w:r w:rsidDel="00000000" w:rsidR="00000000" w:rsidRPr="00000000">
        <w:rPr>
          <w:rFonts w:ascii="Roboto" w:cs="Roboto" w:eastAsia="Roboto" w:hAnsi="Roboto"/>
          <w:color w:val="495057"/>
          <w:highlight w:val="white"/>
          <w:rtl w:val="0"/>
        </w:rPr>
        <w:t xml:space="preserve">Boltanski, Luc, and Laurent Thévenot. 2006. On Justification: Economies of Worth. Princeton Studies in Cultural Sociology. Princeton: Princeton University Press.</w:t>
      </w:r>
    </w:p>
    <w:p w:rsidR="00000000" w:rsidDel="00000000" w:rsidP="00000000" w:rsidRDefault="00000000" w:rsidRPr="00000000" w14:paraId="00000016">
      <w:pPr>
        <w:shd w:fill="ffffff" w:val="clear"/>
        <w:spacing w:line="360" w:lineRule="auto"/>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17">
      <w:pPr>
        <w:shd w:fill="ffffff" w:val="clear"/>
        <w:spacing w:line="360" w:lineRule="auto"/>
        <w:rPr>
          <w:rFonts w:ascii="Roboto" w:cs="Roboto" w:eastAsia="Roboto" w:hAnsi="Roboto"/>
          <w:color w:val="495057"/>
          <w:highlight w:val="white"/>
        </w:rPr>
      </w:pPr>
      <w:r w:rsidDel="00000000" w:rsidR="00000000" w:rsidRPr="00000000">
        <w:rPr>
          <w:rFonts w:ascii="Roboto" w:cs="Roboto" w:eastAsia="Roboto" w:hAnsi="Roboto"/>
          <w:color w:val="495057"/>
          <w:highlight w:val="white"/>
          <w:rtl w:val="0"/>
        </w:rPr>
        <w:t xml:space="preserve">Bresser-Pereira, Luiz Carlos, and Eli Diniz. 2009. “Empresariado Industrial, Democracia e Poder Político.” Novos Estudos Cebrap 84:83–99.</w:t>
      </w:r>
    </w:p>
    <w:p w:rsidR="00000000" w:rsidDel="00000000" w:rsidP="00000000" w:rsidRDefault="00000000" w:rsidRPr="00000000" w14:paraId="00000018">
      <w:pPr>
        <w:shd w:fill="ffffff" w:val="clear"/>
        <w:spacing w:line="360" w:lineRule="auto"/>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19">
      <w:pPr>
        <w:shd w:fill="ffffff" w:val="clear"/>
        <w:spacing w:line="360" w:lineRule="auto"/>
        <w:rPr>
          <w:rFonts w:ascii="Roboto" w:cs="Roboto" w:eastAsia="Roboto" w:hAnsi="Roboto"/>
          <w:color w:val="495057"/>
          <w:highlight w:val="white"/>
        </w:rPr>
      </w:pPr>
      <w:r w:rsidDel="00000000" w:rsidR="00000000" w:rsidRPr="00000000">
        <w:rPr>
          <w:rFonts w:ascii="Roboto" w:cs="Roboto" w:eastAsia="Roboto" w:hAnsi="Roboto"/>
          <w:color w:val="495057"/>
          <w:highlight w:val="white"/>
          <w:rtl w:val="0"/>
        </w:rPr>
        <w:t xml:space="preserve">Diniz, E. (2010). Empresariado industrial, representação de interesses e ação política: trajetória histórica e novas configurações. Política &amp; Sociedade, 9(17), 101-139.</w:t>
      </w:r>
    </w:p>
    <w:p w:rsidR="00000000" w:rsidDel="00000000" w:rsidP="00000000" w:rsidRDefault="00000000" w:rsidRPr="00000000" w14:paraId="0000001A">
      <w:pPr>
        <w:shd w:fill="ffffff" w:val="clear"/>
        <w:spacing w:line="360" w:lineRule="auto"/>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1B">
      <w:pPr>
        <w:shd w:fill="ffffff" w:val="clear"/>
        <w:spacing w:line="360" w:lineRule="auto"/>
        <w:rPr>
          <w:rFonts w:ascii="Roboto" w:cs="Roboto" w:eastAsia="Roboto" w:hAnsi="Roboto"/>
          <w:color w:val="495057"/>
          <w:highlight w:val="white"/>
        </w:rPr>
      </w:pPr>
      <w:r w:rsidDel="00000000" w:rsidR="00000000" w:rsidRPr="00000000">
        <w:rPr>
          <w:rFonts w:ascii="Roboto" w:cs="Roboto" w:eastAsia="Roboto" w:hAnsi="Roboto"/>
          <w:color w:val="495057"/>
          <w:highlight w:val="white"/>
          <w:rtl w:val="0"/>
        </w:rPr>
        <w:t xml:space="preserve">Schneider, B. R. (2015). The developmental state in Brazil: comparative and historical perspectives. Brazilian Journal of Political Economy, 35 (Brazil. J. Polit. Econ., 2015 35(1)). https://doi.org/10.1590/0101-31572015v35n01a07</w:t>
      </w:r>
    </w:p>
    <w:p w:rsidR="00000000" w:rsidDel="00000000" w:rsidP="00000000" w:rsidRDefault="00000000" w:rsidRPr="00000000" w14:paraId="0000001C">
      <w:pPr>
        <w:shd w:fill="ffffff" w:val="clear"/>
        <w:spacing w:line="360" w:lineRule="auto"/>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1D">
      <w:pPr>
        <w:shd w:fill="ffffff" w:val="clear"/>
        <w:spacing w:line="360" w:lineRule="auto"/>
        <w:rPr>
          <w:rFonts w:ascii="Roboto" w:cs="Roboto" w:eastAsia="Roboto" w:hAnsi="Roboto"/>
          <w:color w:val="495057"/>
          <w:highlight w:val="white"/>
        </w:rPr>
      </w:pPr>
      <w:r w:rsidDel="00000000" w:rsidR="00000000" w:rsidRPr="00000000">
        <w:rPr>
          <w:rFonts w:ascii="Roboto" w:cs="Roboto" w:eastAsia="Roboto" w:hAnsi="Roboto"/>
          <w:color w:val="495057"/>
          <w:highlight w:val="white"/>
          <w:rtl w:val="0"/>
        </w:rPr>
        <w:t xml:space="preserve">Sicsú, J., Paula, L. F. de, &amp; Michel, R. (2007). Por que novo-desenvolvimentismo? Brazilian Journal of Political Economy, 27(4), 507–524.</w:t>
      </w:r>
    </w:p>
    <w:p w:rsidR="00000000" w:rsidDel="00000000" w:rsidP="00000000" w:rsidRDefault="00000000" w:rsidRPr="00000000" w14:paraId="0000001E">
      <w:pPr>
        <w:shd w:fill="ffffff" w:val="clear"/>
        <w:spacing w:line="360" w:lineRule="auto"/>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1F">
      <w:pPr>
        <w:shd w:fill="ffffff" w:val="clear"/>
        <w:spacing w:line="360" w:lineRule="auto"/>
        <w:rPr>
          <w:rFonts w:ascii="Roboto" w:cs="Roboto" w:eastAsia="Roboto" w:hAnsi="Roboto"/>
          <w:color w:val="495057"/>
          <w:highlight w:val="white"/>
        </w:rPr>
      </w:pPr>
      <w:r w:rsidDel="00000000" w:rsidR="00000000" w:rsidRPr="00000000">
        <w:rPr>
          <w:rFonts w:ascii="Roboto" w:cs="Roboto" w:eastAsia="Roboto" w:hAnsi="Roboto"/>
          <w:color w:val="495057"/>
          <w:highlight w:val="white"/>
          <w:rtl w:val="0"/>
        </w:rPr>
        <w:t xml:space="preserve">Onto, G. G. (2017). Ficções econômicas e realidades jurídicas: uma etnografia da política de defesa da concorrência no Brasil. Tese de Doutorado em Antropologia Social. Universidade Federal do Rio de Janeiro.</w:t>
      </w:r>
    </w:p>
    <w:p w:rsidR="00000000" w:rsidDel="00000000" w:rsidP="00000000" w:rsidRDefault="00000000" w:rsidRPr="00000000" w14:paraId="00000020">
      <w:pPr>
        <w:shd w:fill="ffffff" w:val="clear"/>
        <w:spacing w:line="360" w:lineRule="auto"/>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21">
      <w:pPr>
        <w:shd w:fill="ffffff" w:val="clear"/>
        <w:spacing w:line="360" w:lineRule="auto"/>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22">
      <w:pPr>
        <w:shd w:fill="ffffff" w:val="clear"/>
        <w:spacing w:line="360" w:lineRule="auto"/>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23">
      <w:pPr>
        <w:shd w:fill="ffffff" w:val="clear"/>
        <w:spacing w:line="360" w:lineRule="auto"/>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24">
      <w:pPr>
        <w:shd w:fill="ffffff" w:val="clear"/>
        <w:spacing w:line="360" w:lineRule="auto"/>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25">
      <w:pPr>
        <w:shd w:fill="ffffff" w:val="clear"/>
        <w:spacing w:line="360" w:lineRule="auto"/>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26">
      <w:pPr>
        <w:shd w:fill="ffffff" w:val="clear"/>
        <w:spacing w:line="360" w:lineRule="auto"/>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27">
      <w:pPr>
        <w:shd w:fill="ffffff" w:val="clear"/>
        <w:spacing w:line="360" w:lineRule="auto"/>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28">
      <w:pPr>
        <w:shd w:fill="ffffff" w:val="clear"/>
        <w:spacing w:line="360" w:lineRule="auto"/>
        <w:rPr>
          <w:rFonts w:ascii="Roboto" w:cs="Roboto" w:eastAsia="Roboto" w:hAnsi="Roboto"/>
          <w:color w:val="495057"/>
          <w:highlight w:val="white"/>
        </w:rPr>
      </w:pPr>
      <w:r w:rsidDel="00000000" w:rsidR="00000000" w:rsidRPr="00000000">
        <w:rPr>
          <w:rtl w:val="0"/>
        </w:rPr>
      </w:r>
    </w:p>
    <w:p w:rsidR="00000000" w:rsidDel="00000000" w:rsidP="00000000" w:rsidRDefault="00000000" w:rsidRPr="00000000" w14:paraId="00000029">
      <w:pPr>
        <w:jc w:val="center"/>
        <w:rPr>
          <w:rFonts w:ascii="Roboto" w:cs="Roboto" w:eastAsia="Roboto" w:hAnsi="Roboto"/>
          <w:b w:val="1"/>
          <w:bCs w:val="1"/>
          <w:color w:val="212529"/>
          <w:highlight w:val="white"/>
        </w:rPr>
      </w:pPr>
      <w:r w:rsidDel="00000000" w:rsidR="00000000" w:rsidRPr="00000000">
        <w:rPr>
          <w:rFonts w:ascii="Roboto" w:cs="Roboto" w:eastAsia="Roboto" w:hAnsi="Roboto"/>
          <w:b w:val="1"/>
          <w:bCs w:val="1"/>
          <w:color w:val="212529"/>
          <w:highlight w:val="white"/>
          <w:rtl w:val="0"/>
        </w:rPr>
        <w:t xml:space="preserve">Pendências e Tarefas:</w:t>
      </w:r>
    </w:p>
    <w:p w:rsidR="00000000" w:rsidDel="00000000" w:rsidP="00000000" w:rsidRDefault="00000000" w:rsidRPr="00000000" w14:paraId="0000002A">
      <w:pPr>
        <w:jc w:val="center"/>
        <w:rPr>
          <w:rFonts w:ascii="Roboto" w:cs="Roboto" w:eastAsia="Roboto" w:hAnsi="Roboto"/>
          <w:b w:val="1"/>
          <w:bCs w:val="1"/>
          <w:color w:val="212529"/>
          <w:highlight w:val="whit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b w:val="1"/>
          <w:bCs w:val="1"/>
          <w:color w:val="212529"/>
          <w:highlight w:val="white"/>
          <w:u w:val="none"/>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sz w:val="24"/>
          <w:szCs w:val="24"/>
          <w:u w:val="none"/>
        </w:rPr>
      </w:pPr>
      <w:r w:rsidDel="00000000" w:rsidR="00000000" w:rsidRPr="00000000">
        <w:rPr>
          <w:rFonts w:ascii="Calibri" w:cs="Calibri" w:eastAsia="Calibri" w:hAnsi="Calibri"/>
          <w:sz w:val="24"/>
          <w:szCs w:val="24"/>
          <w:u w:val="none"/>
          <w:rtl w:val="0"/>
        </w:rPr>
        <w:t xml:space="preserve">Introdução</w:t>
      </w:r>
    </w:p>
    <w:p w:rsidR="00000000" w:rsidDel="00000000" w:rsidP="00000000" w:rsidRDefault="00000000" w:rsidRPr="00000000" w14:paraId="0000002D">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Neste texto desenvolvemos o argumento de que a internacionalização operou como uma justificação para grandes multinacionais brasileiras elevarem seu poder de mercado. Argumentamos que a Gerdau e a Ambev, usando o argumento de que estariam se adaptando para a competição internacional, mobilizaram a sua possível transformação em “multinacionais brasileiras” como recurso de justificação para concentração, em formatos oligopolísticos, de importantes setores da indústria brasileira em meio a controvérsias regulatórias, jurídicas e políticas envolvendo fusões e aquisições, respaldadas por setores do governo e da administração pública. Para tal, reconstruímos a trajetória das empresas, em especial durante os momentos de fusões e aquisições no período analisado, e contrapomos discursos das empresas e empresários, autoridades públicas (e.g. lideranças do executivo, ministros, membros do CADE), de acadêmicos e da mídia. </w:t>
      </w:r>
    </w:p>
    <w:p w:rsidR="00000000" w:rsidDel="00000000" w:rsidP="00000000" w:rsidRDefault="00000000" w:rsidRPr="00000000" w14:paraId="0000002E">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Justificações são aqui entendidas como quando se admite a responsabilidade por uma atitude, mas se nega consequências negativas associadas a ela (Scott </w:t>
      </w:r>
      <w:r w:rsidDel="00000000" w:rsidR="00000000" w:rsidRPr="00000000">
        <w:rPr>
          <w:rFonts w:ascii="Calibri" w:cs="Calibri" w:eastAsia="Calibri" w:hAnsi="Calibri"/>
          <w:rtl w:val="0"/>
        </w:rPr>
        <w:t xml:space="preserve">&amp; Lyman</w:t>
      </w:r>
      <w:r w:rsidDel="00000000" w:rsidR="00000000" w:rsidRPr="00000000">
        <w:rPr>
          <w:rFonts w:ascii="Calibri" w:cs="Calibri" w:eastAsia="Calibri" w:hAnsi="Calibri"/>
          <w:rtl w:val="0"/>
        </w:rPr>
        <w:t xml:space="preserve">, 1968). Tais atitudes e justificações se dão em meio a uma disputa para avançar a política de campeãs nacionais, criticada por opositores como injusta e prejudicial à economia, algo que não deveria ser parte de qualquer política econômica. </w:t>
      </w:r>
    </w:p>
    <w:p w:rsidR="00000000" w:rsidDel="00000000" w:rsidP="00000000" w:rsidRDefault="00000000" w:rsidRPr="00000000" w14:paraId="0000002F">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internacionalização das empresas brasileiras pode ser dividida em dois períodos que se distinguem em relação aos governos e ao contexto político e econômico no qual o Brasil se encontrava: aquelas que se internacionalizaram nas décadas de 1980 e 1990, em meio à abertura econômica, período em que pretensões desenvolvimentistas estavam em baixa no Brasil em favor de uma visão neoliberal (Schneider, 2015), e aquelas que iniciaram a internacionalização nos governos petistas, em meados e final dos anos 2000, em um contexto que pode ser nomeado de “neodesenvolvimentista” ou “novo-desenvolvimentista” (Morais &amp; Saad-Filho, 2011; Bresser-Pereira, 2016; Döering, Santos &amp; </w:t>
      </w:r>
      <w:r w:rsidDel="00000000" w:rsidR="00000000" w:rsidRPr="00000000">
        <w:rPr>
          <w:rFonts w:ascii="Calibri" w:cs="Calibri" w:eastAsia="Calibri" w:hAnsi="Calibri"/>
          <w:rtl w:val="0"/>
        </w:rPr>
        <w:t xml:space="preserve">Pocher</w:t>
      </w:r>
      <w:r w:rsidDel="00000000" w:rsidR="00000000" w:rsidRPr="00000000">
        <w:rPr>
          <w:rFonts w:ascii="Calibri" w:cs="Calibri" w:eastAsia="Calibri" w:hAnsi="Calibri"/>
          <w:rtl w:val="0"/>
        </w:rPr>
        <w:t xml:space="preserve">, 2017)​​ com uma atuação estatal que incluiria participação acionária e injeção de recursos de empresas públicas em firmas brasileiras com ambição de internacionalização. </w:t>
      </w:r>
    </w:p>
    <w:p w:rsidR="00000000" w:rsidDel="00000000" w:rsidP="00000000" w:rsidRDefault="00000000" w:rsidRPr="00000000" w14:paraId="00000030">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Tratamos, neste texto, de duas empresas que se internacionalizaram no primeiro período. Apesar de ser um período marcado por políticas neoliberais, tais empresas foram apoiadas pelo governo em suas ambições de concentração do mercado nacional e de internacionalização. Este momento é instigante por também ser marcado pela refundação do CADE e consolidação do Sistema Nacional de Defesa da Concorrência (</w:t>
      </w:r>
      <w:r w:rsidDel="00000000" w:rsidR="00000000" w:rsidRPr="00000000">
        <w:rPr>
          <w:rFonts w:ascii="Calibri" w:cs="Calibri" w:eastAsia="Calibri" w:hAnsi="Calibri"/>
          <w:rtl w:val="0"/>
        </w:rPr>
        <w:t xml:space="preserve">SNDC</w:t>
      </w:r>
      <w:r w:rsidDel="00000000" w:rsidR="00000000" w:rsidRPr="00000000">
        <w:rPr>
          <w:rFonts w:ascii="Calibri" w:cs="Calibri" w:eastAsia="Calibri" w:hAnsi="Calibri"/>
          <w:rtl w:val="0"/>
        </w:rPr>
        <w:t xml:space="preserve">). </w:t>
      </w:r>
    </w:p>
    <w:p w:rsidR="00000000" w:rsidDel="00000000" w:rsidP="00000000" w:rsidRDefault="00000000" w:rsidRPr="00000000" w14:paraId="00000031">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As atitudes empresariais giram em torno da questão antitruste, tendo forte repercussão na imprensa e no governo. A internacionalização, argumentam as empresas e defensores da política, justificaria uma flexibilização das regras antitruste, pois, o investimento e a aquisição de empresas que as transformassem em multinacionais brasileiras traria benefícios positivos para o Brasil, evitando a desnacionalização e a desindustrialização de setores da economia (cf. Coutinho, 1997b).</w:t>
      </w:r>
    </w:p>
    <w:p w:rsidR="00000000" w:rsidDel="00000000" w:rsidP="00000000" w:rsidRDefault="00000000" w:rsidRPr="00000000" w14:paraId="00000032">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análise se baseou em declarações em notícias da Folha de S. Paulo (FSP), que nos informaram sobre como a internacionalização operou para justificar a elevação do poder de mercado. Fizemos uma leitura e análise de todas as notícias que citam dirigentes do primeiro escalão da Gerdau e Ambev no período. Também foram consultados documentos públicos das empresas e livros não acadêmicos sobre as empresas e o CADE. Tais declarações frequentemente abordam temas como a regulamentação sobre concentração de mercado, trajetória de expansão e internacionalização das empresas e da relação empresa-Estado em torno de temas como políticas de desenvolvimento, concentração de mercado, entre outros. </w:t>
      </w:r>
    </w:p>
    <w:p w:rsidR="00000000" w:rsidDel="00000000" w:rsidP="00000000" w:rsidRDefault="00000000" w:rsidRPr="00000000" w14:paraId="00000033">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defesa de grupos empresariais nacionais com capacidade de competir internacionalmente esteve presente mesmo durante os governos de Cardoso (1996-2002), que publicamente rejeitavam iniciativas de política industrial, por meio da tolerância ou apoio a fusões e aquisições que </w:t>
      </w:r>
      <w:r w:rsidDel="00000000" w:rsidR="00000000" w:rsidRPr="00000000">
        <w:rPr>
          <w:rFonts w:ascii="Calibri" w:cs="Calibri" w:eastAsia="Calibri" w:hAnsi="Calibri"/>
          <w:rtl w:val="0"/>
        </w:rPr>
        <w:t xml:space="preserve">relativizavam</w:t>
      </w:r>
      <w:r w:rsidDel="00000000" w:rsidR="00000000" w:rsidRPr="00000000">
        <w:rPr>
          <w:rFonts w:ascii="Calibri" w:cs="Calibri" w:eastAsia="Calibri" w:hAnsi="Calibri"/>
          <w:rtl w:val="0"/>
        </w:rPr>
        <w:t xml:space="preserve"> a nova política de defesa da concorrência inaugurada em 1994. A posição do governo de FHC demonstra haver, com os governos petistas que o seguiram, continuidades nas visões de política econômica e industrial.</w:t>
      </w:r>
    </w:p>
    <w:p w:rsidR="00000000" w:rsidDel="00000000" w:rsidP="00000000" w:rsidRDefault="00000000" w:rsidRPr="00000000" w14:paraId="00000034">
      <w:pPr>
        <w:pStyle w:val="Heading2"/>
        <w:spacing w:after="200" w:before="200" w:lineRule="auto"/>
        <w:rPr>
          <w:rFonts w:ascii="Calibri" w:cs="Calibri" w:eastAsia="Calibri" w:hAnsi="Calibri"/>
          <w:b w:val="0"/>
          <w:bCs w:val="0"/>
          <w:i w:val="1"/>
          <w:iCs w:val="1"/>
          <w:sz w:val="24"/>
          <w:szCs w:val="24"/>
          <w:u w:val="none"/>
        </w:rPr>
      </w:pPr>
      <w:bookmarkStart w:colFirst="0" w:colLast="0" w:name="_y7zspg1omt5e" w:id="1"/>
      <w:bookmarkEnd w:id="1"/>
      <w:r w:rsidDel="00000000" w:rsidR="00000000" w:rsidRPr="00000000">
        <w:rPr>
          <w:rFonts w:ascii="Calibri" w:cs="Calibri" w:eastAsia="Calibri" w:hAnsi="Calibri"/>
          <w:sz w:val="24"/>
          <w:szCs w:val="24"/>
          <w:u w:val="none"/>
          <w:rtl w:val="0"/>
        </w:rPr>
        <w:t xml:space="preserve">A regulação antitruste no Brasil:</w:t>
      </w:r>
      <w:r w:rsidDel="00000000" w:rsidR="00000000" w:rsidRPr="00000000">
        <w:rPr>
          <w:rFonts w:ascii="Calibri" w:cs="Calibri" w:eastAsia="Calibri" w:hAnsi="Calibri"/>
          <w:b w:val="0"/>
          <w:bCs w:val="0"/>
          <w:i w:val="1"/>
          <w:iCs w:val="1"/>
          <w:sz w:val="24"/>
          <w:szCs w:val="24"/>
          <w:u w:val="none"/>
          <w:rtl w:val="0"/>
        </w:rPr>
        <w:t xml:space="preserve"> a re-emergência na liberalização</w:t>
      </w:r>
    </w:p>
    <w:p w:rsidR="00000000" w:rsidDel="00000000" w:rsidP="00000000" w:rsidRDefault="00000000" w:rsidRPr="00000000" w14:paraId="00000035">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regulação relacionada à defesa da concorrência e contra o abuso do poder econômico (frequentemente referida como antitruste devido a suas inspirações na legislação americana do fim do século XIX que visava combater os trustes) </w:t>
      </w:r>
      <w:r w:rsidDel="00000000" w:rsidR="00000000" w:rsidRPr="00000000">
        <w:rPr>
          <w:rFonts w:ascii="Calibri" w:cs="Calibri" w:eastAsia="Calibri" w:hAnsi="Calibri"/>
          <w:rtl w:val="0"/>
        </w:rPr>
        <w:t xml:space="preserve">no Brasil</w:t>
      </w:r>
      <w:r w:rsidDel="00000000" w:rsidR="00000000" w:rsidRPr="00000000">
        <w:rPr>
          <w:rFonts w:ascii="Calibri" w:cs="Calibri" w:eastAsia="Calibri" w:hAnsi="Calibri"/>
          <w:rtl w:val="0"/>
        </w:rPr>
        <w:t xml:space="preserve"> tem suas origens no período Vargas, com o Decreto-lei de “proteção à economia popular”, e a “Lei Malaia” que foi, em grande medida, incorporada na constituição que sucedeu o Estado Novo (Onto, 2017). O CADE propriamente dito foi criado em 1962, no Governo João Goulart, sob inspiração do órgão estadunidense de defesa da concorrência (</w:t>
      </w:r>
      <w:r w:rsidDel="00000000" w:rsidR="00000000" w:rsidRPr="00000000">
        <w:rPr>
          <w:rFonts w:ascii="Calibri" w:cs="Calibri" w:eastAsia="Calibri" w:hAnsi="Calibri"/>
          <w:i w:val="1"/>
          <w:iCs w:val="1"/>
          <w:rtl w:val="0"/>
        </w:rPr>
        <w:t xml:space="preserve">ibid.</w:t>
      </w:r>
      <w:r w:rsidDel="00000000" w:rsidR="00000000" w:rsidRPr="00000000">
        <w:rPr>
          <w:rFonts w:ascii="Calibri" w:cs="Calibri" w:eastAsia="Calibri" w:hAnsi="Calibri"/>
          <w:rtl w:val="0"/>
        </w:rPr>
        <w:t xml:space="preserve">). </w:t>
      </w:r>
    </w:p>
    <w:p w:rsidR="00000000" w:rsidDel="00000000" w:rsidP="00000000" w:rsidRDefault="00000000" w:rsidRPr="00000000" w14:paraId="00000036">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história do CADE pode ser dividida, sinteticamente, em 3 grandes partes que têm como marco as mudanças na legislação. Conforme descreve o autor, o órgão antitruste exerce as funções atribuídas pela Lei da Concorrência. Uma regulamentação legal do “abuso do poder econômico” (Onto, 2017, p. 59) só se concretizou em 1962, após anos de tramitação. Entre a década de 1960 e 1994, o CADE desempenhou ora um papel tímido, ora um papel discrepante da proteção concorrencial, ou sequer funcionou. Seja por recorrer ao judiciário, por desconhecimento da existência do órgão ou por um esvaziamento ativo da ditadura militar, já que a política econômica do regime reservava ao CADE outro papel</w:t>
      </w:r>
      <w:r w:rsidDel="00000000" w:rsidR="00000000" w:rsidRPr="00000000">
        <w:rPr>
          <w:rFonts w:ascii="Calibri" w:cs="Calibri" w:eastAsia="Calibri" w:hAnsi="Calibri"/>
          <w:vertAlign w:val="superscript"/>
        </w:rPr>
        <w:footnoteReference w:customMarkFollows="0" w:id="0"/>
      </w:r>
      <w:r w:rsidDel="00000000" w:rsidR="00000000" w:rsidRPr="00000000">
        <w:rPr>
          <w:rFonts w:ascii="Calibri" w:cs="Calibri" w:eastAsia="Calibri" w:hAnsi="Calibri"/>
          <w:rtl w:val="0"/>
        </w:rPr>
        <w:t xml:space="preserve">. </w:t>
      </w:r>
    </w:p>
    <w:p w:rsidR="00000000" w:rsidDel="00000000" w:rsidP="00000000" w:rsidRDefault="00000000" w:rsidRPr="00000000" w14:paraId="00000037">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Após a constituinte em 1988, a discussão volta à tona. A abertura comercial e do mercado interno brasileiro e a substituição da perspectiva desenvolvimentista por uma ordem econômica liberal (com a privatização de estatais, maior autonomia do Banco Central, ampliação de agências reguladoras setoriais, entre outras) marcou o período. </w:t>
      </w:r>
    </w:p>
    <w:p w:rsidR="00000000" w:rsidDel="00000000" w:rsidP="00000000" w:rsidRDefault="00000000" w:rsidRPr="00000000" w14:paraId="00000038">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Tal movimento transferiu protagonismo do desenvolvimento econômico ao setor privado e ampliou as capacidades reguladoras do Estado (</w:t>
      </w:r>
      <w:r w:rsidDel="00000000" w:rsidR="00000000" w:rsidRPr="00000000">
        <w:rPr>
          <w:rFonts w:ascii="Calibri" w:cs="Calibri" w:eastAsia="Calibri" w:hAnsi="Calibri"/>
          <w:i w:val="1"/>
          <w:iCs w:val="1"/>
          <w:rtl w:val="0"/>
        </w:rPr>
        <w:t xml:space="preserve">ibid.</w:t>
      </w:r>
      <w:r w:rsidDel="00000000" w:rsidR="00000000" w:rsidRPr="00000000">
        <w:rPr>
          <w:rFonts w:ascii="Calibri" w:cs="Calibri" w:eastAsia="Calibri" w:hAnsi="Calibri"/>
          <w:rtl w:val="0"/>
        </w:rPr>
        <w:t xml:space="preserve">). Com o avanço da liberalização, as políticas antitruste, marcadas pelas discussões da tradição liberal, voltam a ganhar centralidade. Em 1994, o CADE passou a ser regulado por uma nova legislação</w:t>
      </w:r>
      <w:r w:rsidDel="00000000" w:rsidR="00000000" w:rsidRPr="00000000">
        <w:rPr>
          <w:rFonts w:ascii="Calibri" w:cs="Calibri" w:eastAsia="Calibri" w:hAnsi="Calibri"/>
          <w:vertAlign w:val="superscript"/>
        </w:rPr>
        <w:footnoteReference w:customMarkFollows="0" w:id="1"/>
      </w:r>
      <w:r w:rsidDel="00000000" w:rsidR="00000000" w:rsidRPr="00000000">
        <w:rPr>
          <w:rFonts w:ascii="Calibri" w:cs="Calibri" w:eastAsia="Calibri" w:hAnsi="Calibri"/>
          <w:rtl w:val="0"/>
        </w:rPr>
        <w:t xml:space="preserve"> que transformou o SBDC, e o órgão ganhou a condição de autarquia federal, ficando vinculado ao Ministério da Justiça. Embora tenham existido polêmicas a respeito da legislação, ela foi aprovada em meio ao 'Plano Real' e dos esforços de combate à inflação, que tinham importante apoio parlamentar que favoreceram a aprovação. O presidente, Itamar Franco, também estava interessado em, com a defesa da concorrência, reduzir o que ele considerava preços abusivos da indústria farmacêutica (</w:t>
      </w:r>
      <w:r w:rsidDel="00000000" w:rsidR="00000000" w:rsidRPr="00000000">
        <w:rPr>
          <w:rFonts w:ascii="Calibri" w:cs="Calibri" w:eastAsia="Calibri" w:hAnsi="Calibri"/>
          <w:i w:val="1"/>
          <w:iCs w:val="1"/>
          <w:rtl w:val="0"/>
        </w:rPr>
        <w:t xml:space="preserve">ibid</w:t>
      </w:r>
      <w:r w:rsidDel="00000000" w:rsidR="00000000" w:rsidRPr="00000000">
        <w:rPr>
          <w:rFonts w:ascii="Calibri" w:cs="Calibri" w:eastAsia="Calibri" w:hAnsi="Calibri"/>
          <w:rtl w:val="0"/>
        </w:rPr>
        <w:t xml:space="preserve">.). Tal legislação colocou a imposição de notificação ao CADE de “atos de concentração”, ou seja, a autoridade antitruste deveria ser avisada em casos de “fusões”, “aquisições de controle”, “incorporações”, “joint ventures”, que pudessem impactar a “livre concorrência” (ibid.). Essa determinação aumentou o número de casos julgados de uma média de 10 casos por ano para mais de 450 (CADE, 2007). </w:t>
      </w:r>
    </w:p>
    <w:p w:rsidR="00000000" w:rsidDel="00000000" w:rsidP="00000000" w:rsidRDefault="00000000" w:rsidRPr="00000000" w14:paraId="00000039">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período que se iniciou em 1994 foi marcado pela crescente participação dos economistas no CADE, que pretensamente trariam um viés técnico do aparato conceitual da economia para a atuação do CADE (Onto, 2017). </w:t>
      </w:r>
    </w:p>
    <w:p w:rsidR="00000000" w:rsidDel="00000000" w:rsidP="00000000" w:rsidRDefault="00000000" w:rsidRPr="00000000" w14:paraId="0000003A">
      <w:pPr>
        <w:pStyle w:val="Heading2"/>
        <w:widowControl w:val="1"/>
        <w:spacing w:after="200" w:before="200" w:lineRule="auto"/>
        <w:ind w:firstLine="720"/>
        <w:rPr>
          <w:rFonts w:ascii="Calibri" w:cs="Calibri" w:eastAsia="Calibri" w:hAnsi="Calibri"/>
          <w:sz w:val="24"/>
          <w:szCs w:val="24"/>
          <w:u w:val="none"/>
        </w:rPr>
      </w:pPr>
      <w:bookmarkStart w:colFirst="0" w:colLast="0" w:name="_28bpp1oyvylj" w:id="2"/>
      <w:bookmarkEnd w:id="2"/>
      <w:r w:rsidDel="00000000" w:rsidR="00000000" w:rsidRPr="00000000">
        <w:rPr>
          <w:rFonts w:ascii="Calibri" w:cs="Calibri" w:eastAsia="Calibri" w:hAnsi="Calibri"/>
          <w:sz w:val="24"/>
          <w:szCs w:val="24"/>
          <w:u w:val="none"/>
          <w:rtl w:val="0"/>
        </w:rPr>
        <w:t xml:space="preserve">Gerdau vs. Cade</w:t>
      </w:r>
    </w:p>
    <w:p w:rsidR="00000000" w:rsidDel="00000000" w:rsidP="00000000" w:rsidRDefault="00000000" w:rsidRPr="00000000" w14:paraId="0000003B">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primeiro grande embate do CADE após a constituinte se dá com o grupo Gerdau. No período de abertura econômica dos anos 1990, o setor siderúrgico estava se reestruturando, e empresas estatais, e mesmo estrangeiras, estavam sendo vendidas a partir da nova definição do papel do Estado em certos setores econômicos, como o siderúrgico (Nassif, 1995; Teixeira, 2001, p. 186). A tradição desenvolvimentista dava lugar a uma visão liberal do papel do Estado. Barreiras não-tarifárias às importações foram suspensas e as tarifas de importação eram gradualmente reduzidas (Schneider, 2015; Onto, 2017). </w:t>
      </w:r>
    </w:p>
    <w:p w:rsidR="00000000" w:rsidDel="00000000" w:rsidP="00000000" w:rsidRDefault="00000000" w:rsidRPr="00000000" w14:paraId="0000003C">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Estado estaria deixando de lado "o papel de redoma protetora em relação à competição externa e de alavanca do desenvolvimento industrial e da empresa privada nacional" (Sallum Jr., 1999, p.28). Com essa nova orientação, seria preservada apenas indústrias que conseguissem se adaptar para competir numa economia internacionalizada, conforme defendia o novo bloco político hegemônico de orientação liberal e internacionalizante encabeçado por FHC. (</w:t>
      </w:r>
      <w:r w:rsidDel="00000000" w:rsidR="00000000" w:rsidRPr="00000000">
        <w:rPr>
          <w:rFonts w:ascii="Calibri" w:cs="Calibri" w:eastAsia="Calibri" w:hAnsi="Calibri"/>
          <w:i w:val="1"/>
          <w:iCs w:val="1"/>
          <w:rtl w:val="0"/>
        </w:rPr>
        <w:t xml:space="preserve">ibid.</w:t>
      </w:r>
      <w:r w:rsidDel="00000000" w:rsidR="00000000" w:rsidRPr="00000000">
        <w:rPr>
          <w:rFonts w:ascii="Calibri" w:cs="Calibri" w:eastAsia="Calibri" w:hAnsi="Calibri"/>
          <w:rtl w:val="0"/>
        </w:rPr>
        <w:t xml:space="preserve">). No entanto, como veremos, o Estado seguia apoiando o fortalecimento de empresas nacionais.</w:t>
      </w:r>
    </w:p>
    <w:p w:rsidR="00000000" w:rsidDel="00000000" w:rsidP="00000000" w:rsidRDefault="00000000" w:rsidRPr="00000000" w14:paraId="0000003D">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Desde a década de 1970 a Gerdau se expandia com aquisições, especialmente de empresas privatizadas. Em uma joint venture com o grupo alemão Thyssen ATH e com financiamento de uma série de bancos e organizações internacionais (BNDES, Banco Mundial e Société Financière Européenne), a Gerdau adquiriu, no meio do chamado Milagre Econômico Brasileiro, a usina Cosigua (Companhia Siderúrgica da Guanabara). Era uma usina siderúrgica estatal em construção em Santa Cruz, Rio de Janeiro, que tornaria a Baía de Sepetiba a base das operações da Gerdau nos mercados centrais do país a partir de 1973.</w:t>
      </w:r>
    </w:p>
    <w:p w:rsidR="00000000" w:rsidDel="00000000" w:rsidP="00000000" w:rsidRDefault="00000000" w:rsidRPr="00000000" w14:paraId="0000003E">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expansão continuou com a diversificação dos tipos de aço produzidos pelo Grupo e o crescimento das operações comerciais. Adquiriram a Siderúrgica Guaíra no Paraná em 1972 e a Cia. Siderúrgica de Alagoas (</w:t>
      </w:r>
      <w:r w:rsidDel="00000000" w:rsidR="00000000" w:rsidRPr="00000000">
        <w:rPr>
          <w:rFonts w:ascii="Calibri" w:cs="Calibri" w:eastAsia="Calibri" w:hAnsi="Calibri"/>
          <w:rtl w:val="0"/>
        </w:rPr>
        <w:t xml:space="preserve">Comesa</w:t>
      </w:r>
      <w:r w:rsidDel="00000000" w:rsidR="00000000" w:rsidRPr="00000000">
        <w:rPr>
          <w:rFonts w:ascii="Calibri" w:cs="Calibri" w:eastAsia="Calibri" w:hAnsi="Calibri"/>
          <w:rtl w:val="0"/>
        </w:rPr>
        <w:t xml:space="preserve">) em 1974, construíram a Siderúrgica Cearense em Maracanaú, em 1981, com o apoio do governo estadual cearense e compraram a Usina Siderúrgica Paraense (Usipa), em 1986, em sociedade com a Companhia Brasileira de Ferro. Em seguida, comprou a Usina Barão de Cocais, privatizada em 1988, sua primeira operação em Minas Gerais, e uma participação minoritária na Açominas privatizada em 1997. </w:t>
      </w:r>
    </w:p>
    <w:p w:rsidR="00000000" w:rsidDel="00000000" w:rsidP="00000000" w:rsidRDefault="00000000" w:rsidRPr="00000000" w14:paraId="0000003F">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Um primeiro obstáculo a esse movimento veio em 1995 quando a Gerdau anunciou a compra da Siderúrgica Pains em Divinópolis (MG) de uma multinacional alemã, o grupo Korf. A aquisição faria com que a Gerdau passasse para 43% de controle do mercado nacional de aço. O CADE veta a compra, entendendo que a empresa estaria concentrando demais em si o controle sobre a produção de certos tipos de aços (Folha de S. Paulo, 1995). </w:t>
      </w:r>
    </w:p>
    <w:p w:rsidR="00000000" w:rsidDel="00000000" w:rsidP="00000000" w:rsidRDefault="00000000" w:rsidRPr="00000000" w14:paraId="00000040">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aquisição da Pains pela Gerdau e da Kolynos pela Colgate-Palmolive</w:t>
      </w:r>
      <w:r w:rsidDel="00000000" w:rsidR="00000000" w:rsidRPr="00000000">
        <w:rPr>
          <w:rFonts w:ascii="Calibri" w:cs="Calibri" w:eastAsia="Calibri" w:hAnsi="Calibri"/>
          <w:vertAlign w:val="superscript"/>
        </w:rPr>
        <w:footnoteReference w:customMarkFollows="0" w:id="2"/>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foram</w:t>
      </w:r>
      <w:r w:rsidDel="00000000" w:rsidR="00000000" w:rsidRPr="00000000">
        <w:rPr>
          <w:rFonts w:ascii="Calibri" w:cs="Calibri" w:eastAsia="Calibri" w:hAnsi="Calibri"/>
          <w:rtl w:val="0"/>
        </w:rPr>
        <w:t xml:space="preserve"> os primeiros casos do CADE pós-constituição de 1994 que gerou ampla polêmica: “a compra da Siderúrgica Pains pelo Grupo Gerdau gerou conflitos políticos relevantes com reflexos na mídia e na esfera política” (Onto, 2017, p. 59). A Gerdau recorre ao ministro da justiça de FHC, Nelson Jobim, que imediatamente tomou o lado da empresa contra o órgão regulador no processo (Ribeiro, 1995), em movimento diretamente contrário à legislação que acabara de entrar em vigor, a Lei nº 8.884/94, que definia que não poderia haver interferência do Executivo. </w:t>
      </w:r>
    </w:p>
    <w:p w:rsidR="00000000" w:rsidDel="00000000" w:rsidP="00000000" w:rsidRDefault="00000000" w:rsidRPr="00000000" w14:paraId="00000041">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No episódio, Jobim afirma que: "O mercado brasileiro de siderurgia está aberto aos produtos internacionais e o ato de concentração não elimina a concorrência de parte substancial do mercado." (</w:t>
      </w:r>
      <w:r w:rsidDel="00000000" w:rsidR="00000000" w:rsidRPr="00000000">
        <w:rPr>
          <w:rFonts w:ascii="Calibri" w:cs="Calibri" w:eastAsia="Calibri" w:hAnsi="Calibri"/>
          <w:i w:val="1"/>
          <w:iCs w:val="1"/>
          <w:rtl w:val="0"/>
        </w:rPr>
        <w:t xml:space="preserve">ibid</w:t>
      </w:r>
      <w:r w:rsidDel="00000000" w:rsidR="00000000" w:rsidRPr="00000000">
        <w:rPr>
          <w:rFonts w:ascii="Calibri" w:cs="Calibri" w:eastAsia="Calibri" w:hAnsi="Calibri"/>
          <w:rtl w:val="0"/>
        </w:rPr>
        <w:t xml:space="preserve">. s.p.). Segundo o ministro, sendo os produtos de aço uma commodity, não faria sentido considerar uma concentração de mercado na casa de 40%</w:t>
      </w:r>
      <w:r w:rsidDel="00000000" w:rsidR="00000000" w:rsidRPr="00000000">
        <w:rPr>
          <w:rFonts w:ascii="Calibri" w:cs="Calibri" w:eastAsia="Calibri" w:hAnsi="Calibri"/>
          <w:vertAlign w:val="superscript"/>
        </w:rPr>
        <w:footnoteReference w:customMarkFollows="0" w:id="3"/>
      </w:r>
      <w:r w:rsidDel="00000000" w:rsidR="00000000" w:rsidRPr="00000000">
        <w:rPr>
          <w:rFonts w:ascii="Calibri" w:cs="Calibri" w:eastAsia="Calibri" w:hAnsi="Calibri"/>
          <w:rtl w:val="0"/>
        </w:rPr>
        <w:t xml:space="preserve">, critério para o veto, já que o produto seria de fácil importação. A reação da Gerdau foi assertiva na imprensa. Segundo a empresa, "a oposição do Cade à compra da Siderúrgica Pains 'não obedece à estratégia política do governo', nem segue a evolução do cenário internacional." (Folha de S.Paulo, 1995), indicando apoio ativo do governo à aquisição. </w:t>
      </w:r>
    </w:p>
    <w:p w:rsidR="00000000" w:rsidDel="00000000" w:rsidP="00000000" w:rsidRDefault="00000000" w:rsidRPr="00000000" w14:paraId="00000042">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Apesar da intervenção do Executivo, o CADE tenta fazer valer sua posição. Quando um conselheiro assumiu interinamente a presidência do CADE, ele ordenou uma intervenção na siderúrgica para desfazer o negócio, ameaçando depor Jorge Gerdau para vender a usina de Pains, após o empresário afirmar publicamente que pretendia desobedecer ao órgão:</w:t>
      </w:r>
    </w:p>
    <w:p w:rsidR="00000000" w:rsidDel="00000000" w:rsidP="00000000" w:rsidRDefault="00000000" w:rsidRPr="00000000" w14:paraId="00000043">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Rodrigues-Chaves quer que o presidente do grupo, Jorge Gerdau Johannpeter, seja substituído por um interventor com autonomia para vender a Pains. "Vamos apenas agilizar o cumprimento do que foi decidido há tempo pelo Cade", disse. Segundo ele, a intervenção está prevista no artigo 54 da lei antitruste. (Folha de S.Paulo, 1995, s.p.)</w:t>
      </w:r>
    </w:p>
    <w:p w:rsidR="00000000" w:rsidDel="00000000" w:rsidP="00000000" w:rsidRDefault="00000000" w:rsidRPr="00000000" w14:paraId="00000044">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empresário seguiu resistindo à determinação do CADE: “Jorge Gerdau Johannpeter, disse ontem que está descartada a hipótese de venda da siderúrgica Pains. 'Isso é totalmente inviável'” (Ribeiro, 1996), acirrando a crise entre a empresa, o CADE e o governo. O episódio marcou a história do órgão antitruste como um dos casos de maior tensão.</w:t>
      </w:r>
    </w:p>
    <w:p w:rsidR="00000000" w:rsidDel="00000000" w:rsidP="00000000" w:rsidRDefault="00000000" w:rsidRPr="00000000" w14:paraId="00000045">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Não era pouco relevante que a compra tenha sido feita pela empresa matriz da Gerdau, mas pela Laisa, Siderúrgica uruguaia que a Gerdau adquiriu em 1980. Frederico Gerdau, na época vice-presidente da empresa, reclama que “</w:t>
      </w:r>
      <w:r w:rsidDel="00000000" w:rsidR="00000000" w:rsidRPr="00000000">
        <w:rPr>
          <w:rFonts w:ascii="Calibri" w:cs="Calibri" w:eastAsia="Calibri" w:hAnsi="Calibri"/>
          <w:rtl w:val="0"/>
        </w:rPr>
        <w:t xml:space="preserve">O Cade</w:t>
      </w:r>
      <w:r w:rsidDel="00000000" w:rsidR="00000000" w:rsidRPr="00000000">
        <w:rPr>
          <w:rFonts w:ascii="Calibri" w:cs="Calibri" w:eastAsia="Calibri" w:hAnsi="Calibri"/>
          <w:rtl w:val="0"/>
        </w:rPr>
        <w:t xml:space="preserve"> não pode desfazer um negócio fechado lá fora” (</w:t>
      </w:r>
      <w:r w:rsidDel="00000000" w:rsidR="00000000" w:rsidRPr="00000000">
        <w:rPr>
          <w:rFonts w:ascii="Calibri" w:cs="Calibri" w:eastAsia="Calibri" w:hAnsi="Calibri"/>
          <w:i w:val="1"/>
          <w:iCs w:val="1"/>
          <w:rtl w:val="0"/>
        </w:rPr>
        <w:t xml:space="preserve">ibid</w:t>
      </w:r>
      <w:r w:rsidDel="00000000" w:rsidR="00000000" w:rsidRPr="00000000">
        <w:rPr>
          <w:rFonts w:ascii="Calibri" w:cs="Calibri" w:eastAsia="Calibri" w:hAnsi="Calibri"/>
          <w:rtl w:val="0"/>
        </w:rPr>
        <w:t xml:space="preserve">.). O negócio foi feito diretamente na Alemanha, e já começava a prejudicar a confiança na empresa:</w:t>
      </w:r>
    </w:p>
    <w:p w:rsidR="00000000" w:rsidDel="00000000" w:rsidP="00000000" w:rsidRDefault="00000000" w:rsidRPr="00000000" w14:paraId="00000046">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Uma delicada questão pode dar trabalho para o Grupo Gerdau convencer os investidores a participar do aumento de capital de R$160 milhões. É uma briga dos Gerdau com o Cade, órgão do governo federal para a defesa da concorrência. O Cade vetou a compra da Siderúrgica Pains, de Minas Gerais, por uma empresa uruguaia do grupo (Laisa). O negócio, de US</w:t>
      </w:r>
      <w:r w:rsidDel="00000000" w:rsidR="00000000" w:rsidRPr="00000000">
        <w:rPr>
          <w:rFonts w:ascii="Calibri" w:cs="Calibri" w:eastAsia="Calibri" w:hAnsi="Calibri"/>
          <w:sz w:val="20"/>
          <w:szCs w:val="20"/>
          <w:rtl w:val="0"/>
        </w:rPr>
        <w:t xml:space="preserve">$ 62</w:t>
      </w:r>
      <w:r w:rsidDel="00000000" w:rsidR="00000000" w:rsidRPr="00000000">
        <w:rPr>
          <w:rFonts w:ascii="Calibri" w:cs="Calibri" w:eastAsia="Calibri" w:hAnsi="Calibri"/>
          <w:sz w:val="20"/>
          <w:szCs w:val="20"/>
          <w:rtl w:val="0"/>
        </w:rPr>
        <w:t xml:space="preserve"> milhões, foi fechado na Alemanha em fevereiro de 94. (Folha de S. Paulo, 1994)</w:t>
      </w:r>
    </w:p>
    <w:p w:rsidR="00000000" w:rsidDel="00000000" w:rsidP="00000000" w:rsidRDefault="00000000" w:rsidRPr="00000000" w14:paraId="00000047">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Mesmo que significativamente fortalecido em relação ao período anterior, o órgão ainda tinha uma estrutura bastante precária, com um número restrito de servidores, funcionando em um prédio anexo ao Ministério da Justiça e orçamento limitado (Dutra, 2009). As tensões políticas relacionadas às decisões do CADE foram muito marcantes nos primeiros anos de sua segunda fase.</w:t>
      </w:r>
    </w:p>
    <w:p w:rsidR="00000000" w:rsidDel="00000000" w:rsidP="00000000" w:rsidRDefault="00000000" w:rsidRPr="00000000" w14:paraId="00000048">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A pressão da Gerdau sobre o governo e o CADE foi intensa. Segundo o relato de diversos conselheiros do período:</w:t>
      </w:r>
    </w:p>
    <w:p w:rsidR="00000000" w:rsidDel="00000000" w:rsidP="00000000" w:rsidRDefault="00000000" w:rsidRPr="00000000" w14:paraId="00000049">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pressões sobre o Cade tiveram início a partir do veto à Gerdau, em 1995. A empresa havia adquirido na Alemanha uma holding, que controlava a Siderúrgica Pains, em Minas Gerais. O órgão antitruste mandou a Gerdau vender a Pains. “A empresa pediu reconsideração da decisão, mas o veto foi mantido. Então, ocorreu algo inédito na história do Cade: a Gerdau recorreu diretamente ao ministro da Justiça, Nelson Jobim, para que ele revisse a decisão, segundo relatos obtidos por Dutra. Ficamos perplexos, pois jamais imaginaríamos que o Cade fosse solapado no âmbito do próprio Ministério da Justiça”, lembrou a conselheira Neide Mallard. “Nós, conselheiros, nos reunimos e chegamos à conclusão de que não iríamos enviar o processo ao ministro, mas sim ao Ministério Público para que executasse a decisão." Segundo o presidente do Cade na época, Ruy Coutinho, o episódio causou "um mal estar político tremendo". "Jorge Gerdau foi ao presidente Fernando Henrique Cardoso, que entrou em contato comigo para saber o que havia acontecido." (Basile, 2009, s.p.)</w:t>
      </w:r>
    </w:p>
    <w:p w:rsidR="00000000" w:rsidDel="00000000" w:rsidP="00000000" w:rsidRDefault="00000000" w:rsidRPr="00000000" w14:paraId="0000004A">
      <w:pPr>
        <w:widowControl w:val="1"/>
        <w:spacing w:line="360" w:lineRule="auto"/>
        <w:jc w:val="both"/>
        <w:rPr>
          <w:rFonts w:ascii="Calibri" w:cs="Calibri" w:eastAsia="Calibri" w:hAnsi="Calibri"/>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rtl w:val="0"/>
        </w:rPr>
        <w:t xml:space="preserve">A interferência política no CADE após as primeiras polêmicas após a reforma legislativa de 94 eram batalhas de "Davi contra Golias" (Basile, 2009, s.p.) para Marcelo Calliari (conselheiro do CADE entre 1998 e 2000), já que o CADE, com um pequeno orçamento, julgava operações de multinacionais que batiam recordes de maiores transações que </w:t>
      </w:r>
      <w:r w:rsidDel="00000000" w:rsidR="00000000" w:rsidRPr="00000000">
        <w:rPr>
          <w:rFonts w:ascii="Calibri" w:cs="Calibri" w:eastAsia="Calibri" w:hAnsi="Calibri"/>
          <w:rtl w:val="0"/>
        </w:rPr>
        <w:t xml:space="preserve">movimentavam</w:t>
      </w:r>
      <w:r w:rsidDel="00000000" w:rsidR="00000000" w:rsidRPr="00000000">
        <w:rPr>
          <w:rFonts w:ascii="Calibri" w:cs="Calibri" w:eastAsia="Calibri" w:hAnsi="Calibri"/>
          <w:rtl w:val="0"/>
        </w:rPr>
        <w:t xml:space="preserve"> centenas de milhões de reais e envolvia políticos do primeiro escalão do governo e do congresso (Folha de S.Paulo, 1999). </w:t>
      </w:r>
    </w:p>
    <w:p w:rsidR="00000000" w:rsidDel="00000000" w:rsidP="00000000" w:rsidRDefault="00000000" w:rsidRPr="00000000" w14:paraId="0000004B">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atuação dos conselheiros teve consequências. De acordo com Dutra (2009), nenhum dos conselheiros que votaram contra a aquisição da Gerdau for​​am reconduzidos após o primeiro mandato de 2 anos. O caso faria com que o CADE fosse visto por parte do empresariado como "um empecilho ao movimento de internacionalização da economia." (Basile, 2009, s.p.), o que se verifica explicitamente na fala de Jorge Gerdau: </w:t>
      </w:r>
    </w:p>
    <w:p w:rsidR="00000000" w:rsidDel="00000000" w:rsidP="00000000" w:rsidRDefault="00000000" w:rsidRPr="00000000" w14:paraId="0000004C">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 Cade é mais um capítulo do atraso na abertura econômica no Brasil, diz Jorge Gerdau Johannpeter. Para ele, a lei antitruste é anacrônica porque está condicionada à uma visão de mercado fechado. Gerdau afirma que o Cade é mais um exemplo, ao lado do sistema tributário, da "abertura meia sola" no país. "Ou são adotadas soluções estruturais para dar competitividade ao país, ou o empresariado, por desespero, vai buscar soluções protecionistas, o que é errado". (Seidl, 1996, s.p.) </w:t>
      </w:r>
    </w:p>
    <w:p w:rsidR="00000000" w:rsidDel="00000000" w:rsidP="00000000" w:rsidRDefault="00000000" w:rsidRPr="00000000" w14:paraId="0000004D">
      <w:pPr>
        <w:widowControl w:val="1"/>
        <w:spacing w:line="360" w:lineRule="auto"/>
        <w:jc w:val="both"/>
        <w:rPr>
          <w:rFonts w:ascii="Calibri" w:cs="Calibri" w:eastAsia="Calibri" w:hAnsi="Calibri"/>
        </w:rPr>
      </w:pPr>
      <w:r w:rsidDel="00000000" w:rsidR="00000000" w:rsidRPr="00000000">
        <w:rPr>
          <w:rFonts w:ascii="Calibri" w:cs="Calibri" w:eastAsia="Calibri" w:hAnsi="Calibri"/>
          <w:rtl w:val="0"/>
        </w:rPr>
        <w:tab/>
        <w:t xml:space="preserve">Apesar de uma política de tradição eminentemente liberal (Onto, 2017), o CADE era acusado por empresários que publicamente também defendiam as políticas de liberalização da economia como um obstáculo à abertura do país por ainda conceber o mercado nacional como fechado. A internacionalização da economia tem papel-chave nessa justificação. O empresário argumenta que a economia passou por um processo de internacionalização e a competição, a partir de então, seria global. Por isso, as empresas nacionais deveriam ter condições de competir. O que se disputa, portanto, é o sentido da liberalização.</w:t>
      </w:r>
    </w:p>
    <w:p w:rsidR="00000000" w:rsidDel="00000000" w:rsidP="00000000" w:rsidRDefault="00000000" w:rsidRPr="00000000" w14:paraId="0000004E">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Na justificação, as aquisições são necessárias para a competitividade das indústrias nacionais. A concentração de mercado nacional não é relevante, já que as importações ou o investimento externo competiriam com os empresários brasileiros:</w:t>
      </w:r>
    </w:p>
    <w:p w:rsidR="00000000" w:rsidDel="00000000" w:rsidP="00000000" w:rsidRDefault="00000000" w:rsidRPr="00000000" w14:paraId="0000004F">
      <w:pPr>
        <w:widowControl w:val="1"/>
        <w:spacing w:after="200" w:lineRule="auto"/>
        <w:ind w:left="2267.71653543307"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Gerdau diz que as fusões e incorporações de empresas representam o caminho para a competitividade e eficiência na era da globalização econômica. Para ele, o Cade interfere nesse processo com uma legislação extremamente restritiva em comparação com os países do Primeiro Mundo e da Ásia. (Seidl, 1996, s.p.) </w:t>
      </w:r>
      <w:r w:rsidDel="00000000" w:rsidR="00000000" w:rsidRPr="00000000">
        <w:rPr>
          <w:rtl w:val="0"/>
        </w:rPr>
      </w:r>
    </w:p>
    <w:p w:rsidR="00000000" w:rsidDel="00000000" w:rsidP="00000000" w:rsidRDefault="00000000" w:rsidRPr="00000000" w14:paraId="00000050">
      <w:pPr>
        <w:widowControl w:val="1"/>
        <w:spacing w:line="360" w:lineRule="auto"/>
        <w:ind w:firstLine="720"/>
        <w:jc w:val="both"/>
        <w:rPr>
          <w:rFonts w:ascii="Calibri" w:cs="Calibri" w:eastAsia="Calibri" w:hAnsi="Calibri"/>
          <w:sz w:val="20"/>
          <w:szCs w:val="20"/>
        </w:rPr>
      </w:pPr>
      <w:r w:rsidDel="00000000" w:rsidR="00000000" w:rsidRPr="00000000">
        <w:rPr>
          <w:rFonts w:ascii="Calibri" w:cs="Calibri" w:eastAsia="Calibri" w:hAnsi="Calibri"/>
          <w:rtl w:val="0"/>
        </w:rPr>
        <w:t xml:space="preserve">Além disso, para a empresa, a concentração dos mercados nacionais seria uma tendência em todo o mundo ocidental:</w:t>
      </w:r>
      <w:r w:rsidDel="00000000" w:rsidR="00000000" w:rsidRPr="00000000">
        <w:rPr>
          <w:rtl w:val="0"/>
        </w:rPr>
      </w:r>
    </w:p>
    <w:p w:rsidR="00000000" w:rsidDel="00000000" w:rsidP="00000000" w:rsidRDefault="00000000" w:rsidRPr="00000000" w14:paraId="00000051">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 grupo Gerdau argumentou, por intermédio de nota oficial emitida ontem, que o setor siderúrgico é oligopolista por natureza, pois só seria rentável operando em grandes níveis de produção. Segundo Gerdau, existe apenas um grupo siderúrgico operando na França. Na Inglaterra, somente dois. Nos Estados Unidos, de acordo com o empresário, também estaria ocorrendo uma tendência de fusões de empresas na área de siderurgia. A nota oficial do grupo argumenta, ainda, que o setor é aberto à concorrência internacional, pois as tarifas de importação estão ao redor de 10%. (Seidl, 1996, s.p.) </w:t>
      </w:r>
    </w:p>
    <w:p w:rsidR="00000000" w:rsidDel="00000000" w:rsidP="00000000" w:rsidRDefault="00000000" w:rsidRPr="00000000" w14:paraId="00000052">
      <w:pPr>
        <w:widowControl w:val="1"/>
        <w:spacing w:line="3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ab/>
        <w:t xml:space="preserve">Ao que o presidente interino do CADE, Rodrigues-Chaves, defendendo a decisão contra a aquisição da Pains, respondeu:</w:t>
      </w:r>
    </w:p>
    <w:p w:rsidR="00000000" w:rsidDel="00000000" w:rsidP="00000000" w:rsidRDefault="00000000" w:rsidRPr="00000000" w14:paraId="00000053">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 França, a siderurgia é estatal e nos EUA as três maiores siderúrgicas controlam apenas 25% do mercado", diz Chaves. Para o Cade, a Gerdau quer ficar com 46,1% do mercado de vergalhões [com a compra da Pains]. (Folha de S.Paulo, 1996, s.p.)</w:t>
      </w:r>
    </w:p>
    <w:p w:rsidR="00000000" w:rsidDel="00000000" w:rsidP="00000000" w:rsidRDefault="00000000" w:rsidRPr="00000000" w14:paraId="00000054">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competitividade industrial justificaria a diminuição da concorrência no mercado nacional, selecionando empresas capazes de competir globalmente:</w:t>
      </w:r>
    </w:p>
    <w:p w:rsidR="00000000" w:rsidDel="00000000" w:rsidP="00000000" w:rsidRDefault="00000000" w:rsidRPr="00000000" w14:paraId="00000055">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grande preocupação do empresariado hoje é tornar a atividade empresarial competitiva. O empresariado tem trabalhado internamente em termos de qualidade e redução de custos. É por isso que o empresariado tem tido uma posição muito firme de que é preciso que o país como um todo também se torne competitivo dentro desse conceito da redução do chamado "custo Brasil". (Seidl, 1996, s.p.) </w:t>
      </w:r>
    </w:p>
    <w:p w:rsidR="00000000" w:rsidDel="00000000" w:rsidP="00000000" w:rsidRDefault="00000000" w:rsidRPr="00000000" w14:paraId="00000056">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Sem ampliar publicamente a tensão com o CADE após o posicionamento do ministro, o governo influencia o CADE a permitir a centralização de grandes porções de diversos mercados em algumas empresas privadas, sendo a Gerdau uma das primeiras delas. O governo indicou economistas no lugar dos conselheiros que votaram contra a aquisição da Pains. O Presidente Fernando Henrique Cardoso alertou para os novos nomeados: “Não me causem problemas!” (Onto, 2017, p. 70). Onto destaca alguns relatos que caracterizam a coorte de conselheiros que sucedeu ao veto à Gerdau:</w:t>
      </w:r>
    </w:p>
    <w:p w:rsidR="00000000" w:rsidDel="00000000" w:rsidP="00000000" w:rsidRDefault="00000000" w:rsidRPr="00000000" w14:paraId="00000057">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Segundo Lúcia Helena Salgado, uma das economistas que entraram logo em seguida ao caso Gerdau-Pains no cargo de conselheira do CADE, nessa época inicia-se uma busca pela “racionalidade” ou “racionalização” da atividade do órgão antitruste brasileiro (comunicação pessoal). Para a Presidência da República, a busca por maior “racionalidade” da atividade do órgão deveria servir para evitar os problemas políticos que o órgão poderia gerar. De acordo com o relato da ex-conselheira, quando nomeados, os economistas Gesner Oliveira e Lucia Helena Salgado receberam a seguinte recomendação do presidente da República Fernando Henrique Cardoso: “Não me causem problemas!”. Como descreve o sociólogo Carlos Bello (2005, p. 92), os ministros Pedro Malan, da Fazenda, e Nelson Jobim, da Justiça, manifestaram-se publicamente, afirmando que os novos conselheiros deveriam ser técnicos. Um pouco antes da data das nomeações, os dois ministros reuniram-se com o ministro José Serra e o presidente Fernando Henrique Cardoso e chegaram ao consenso de indicar técnicos especializados, com formação jurídica ou econômica. Para o sociólogo, o presidente </w:t>
      </w:r>
      <w:r w:rsidDel="00000000" w:rsidR="00000000" w:rsidRPr="00000000">
        <w:rPr>
          <w:rFonts w:ascii="Calibri" w:cs="Calibri" w:eastAsia="Calibri" w:hAnsi="Calibri"/>
          <w:sz w:val="20"/>
          <w:szCs w:val="20"/>
          <w:rtl w:val="0"/>
        </w:rPr>
        <w:t xml:space="preserve">estava “muito</w:t>
      </w:r>
      <w:r w:rsidDel="00000000" w:rsidR="00000000" w:rsidRPr="00000000">
        <w:rPr>
          <w:rFonts w:ascii="Calibri" w:cs="Calibri" w:eastAsia="Calibri" w:hAnsi="Calibri"/>
          <w:sz w:val="20"/>
          <w:szCs w:val="20"/>
          <w:rtl w:val="0"/>
        </w:rPr>
        <w:t xml:space="preserve"> preocupado que a balcanização política pudesse gerar novos conflitos com o CADE [...] Os economistas serviriam para bloquear o CADE”, não para torná-lo mais eficaz (Onto, 2017, p. 70). </w:t>
      </w:r>
    </w:p>
    <w:p w:rsidR="00000000" w:rsidDel="00000000" w:rsidP="00000000" w:rsidRDefault="00000000" w:rsidRPr="00000000" w14:paraId="00000058">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presença de economistas no CADE deveria contribuir para que se avançasse outra perspectiva sobre os atos de concentração que não gerasse conflitos com as empresas. Os economistas tenderiam a permitir a concentração por ter uma forma mais 'adequada' e aberta de conceber e delimitar mercados, concorrentes, e concentração de mercado conforme as perspectivas predominantes do período da abertura econômica. </w:t>
      </w:r>
    </w:p>
    <w:p w:rsidR="00000000" w:rsidDel="00000000" w:rsidP="00000000" w:rsidRDefault="00000000" w:rsidRPr="00000000" w14:paraId="00000059">
      <w:pPr>
        <w:widowControl w:val="1"/>
        <w:spacing w:line="360" w:lineRule="auto"/>
        <w:ind w:firstLine="720"/>
        <w:jc w:val="both"/>
        <w:rPr>
          <w:rFonts w:ascii="Calibri" w:cs="Calibri" w:eastAsia="Calibri" w:hAnsi="Calibri"/>
          <w:highlight w:val="white"/>
        </w:rPr>
      </w:pPr>
      <w:r w:rsidDel="00000000" w:rsidR="00000000" w:rsidRPr="00000000">
        <w:rPr>
          <w:rFonts w:ascii="Calibri" w:cs="Calibri" w:eastAsia="Calibri" w:hAnsi="Calibri"/>
          <w:rtl w:val="0"/>
        </w:rPr>
        <w:t xml:space="preserve">Com a nova composição, o caso Gerdau teria um desfecho diferente, já em 1998. O processo se </w:t>
      </w:r>
      <w:r w:rsidDel="00000000" w:rsidR="00000000" w:rsidRPr="00000000">
        <w:rPr>
          <w:rFonts w:ascii="Calibri" w:cs="Calibri" w:eastAsia="Calibri" w:hAnsi="Calibri"/>
          <w:highlight w:val="white"/>
          <w:rtl w:val="0"/>
        </w:rPr>
        <w:t xml:space="preserve">alongou por anos e a Gerdau pôde manter a compra da Pains, conforme relata a Folha de S. Paulo "Gerdau fica com a Pains; Cade aprova" (Folha de S.Paulo, 1998), realizando apenas algumas medidas pontuais relacionadas à concentração de mercado. Um desfecho muito mais brando em relação à decisão inicial do CADE:</w:t>
      </w:r>
    </w:p>
    <w:p w:rsidR="00000000" w:rsidDel="00000000" w:rsidP="00000000" w:rsidRDefault="00000000" w:rsidRPr="00000000" w14:paraId="0000005A">
      <w:pPr>
        <w:widowControl w:val="1"/>
        <w:spacing w:after="200" w:lineRule="auto"/>
        <w:ind w:left="2267.71653543307" w:firstLine="0"/>
        <w:jc w:val="both"/>
        <w:rPr>
          <w:rFonts w:ascii="Calibri" w:cs="Calibri" w:eastAsia="Calibri" w:hAnsi="Calibri"/>
          <w:highlight w:val="white"/>
        </w:rPr>
      </w:pPr>
      <w:r w:rsidDel="00000000" w:rsidR="00000000" w:rsidRPr="00000000">
        <w:rPr>
          <w:rFonts w:ascii="Calibri" w:cs="Calibri" w:eastAsia="Calibri" w:hAnsi="Calibri"/>
          <w:sz w:val="20"/>
          <w:szCs w:val="20"/>
          <w:rtl w:val="0"/>
        </w:rPr>
        <w:t xml:space="preserve">O CADE aprovou ontem a aquisição da Siderúrgica Pains pelo grupo Gerdau, um dos maiores fabricantes de aço do país. A compra foi autorizada porque o grupo Gerdau cumpriu dez medidas determinadas pelo conselho para evitar concentração de mercado no setor de aços longos e danos à concorrência. O grupo Gerdau comprou a Pains em 1994. Com a aquisição, o grupo passou a deter 52% do mercado de aços longos. Em 1995, o Cade considerou que a compra causava danos à concorrência no mercado de aço e decidiu pela dissolução do negócio. O conselho deu três alternativas para desfazer a operação: arrendar a Pains por 20 anos, vender a siderúrgica ou adotar 10 medidas para evitar a concentração de mercado. O grupo optou pelas 10 determinações do conselho. Entre as 10 medidas estavam reconstituir e vender a unidade de laminação da Pains em Contagem (MG), vender a Transpains (transportadora) e recolocar no mercado trabalhadores demitidos. (</w:t>
      </w:r>
      <w:r w:rsidDel="00000000" w:rsidR="00000000" w:rsidRPr="00000000">
        <w:rPr>
          <w:rFonts w:ascii="Calibri" w:cs="Calibri" w:eastAsia="Calibri" w:hAnsi="Calibri"/>
          <w:i w:val="1"/>
          <w:iCs w:val="1"/>
          <w:sz w:val="20"/>
          <w:szCs w:val="20"/>
          <w:rtl w:val="0"/>
        </w:rPr>
        <w:t xml:space="preserve">ibid.</w:t>
      </w:r>
      <w:r w:rsidDel="00000000" w:rsidR="00000000" w:rsidRPr="00000000">
        <w:rPr>
          <w:rFonts w:ascii="Calibri" w:cs="Calibri" w:eastAsia="Calibri" w:hAnsi="Calibri"/>
          <w:sz w:val="20"/>
          <w:szCs w:val="20"/>
          <w:rtl w:val="0"/>
        </w:rPr>
        <w:t xml:space="preserve"> s.p)</w:t>
      </w:r>
      <w:r w:rsidDel="00000000" w:rsidR="00000000" w:rsidRPr="00000000">
        <w:rPr>
          <w:rtl w:val="0"/>
        </w:rPr>
      </w:r>
    </w:p>
    <w:p w:rsidR="00000000" w:rsidDel="00000000" w:rsidP="00000000" w:rsidRDefault="00000000" w:rsidRPr="00000000" w14:paraId="0000005B">
      <w:pPr>
        <w:widowControl w:val="1"/>
        <w:spacing w:line="360" w:lineRule="auto"/>
        <w:ind w:firstLine="72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O sociólogo Francisco de Oliveira, crítico ao governo, analisava o processo como uma delegação ao setor privado dos poderes que o Estado tinha em diversos setores produtivos até então:</w:t>
      </w:r>
    </w:p>
    <w:p w:rsidR="00000000" w:rsidDel="00000000" w:rsidP="00000000" w:rsidRDefault="00000000" w:rsidRPr="00000000" w14:paraId="0000005C">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Pelas aquisições realizadas, deram lugar a uma maior concentração do capital, tal como sugere o próprio processo do Cade contra o grupo Gerdau, que abocanhou praticamente todas as siderúrgicas ex-estatais de aços não-planos. Há um aspecto extremamente relevante sistematicamente posto de lado no debate sobre as privatizações. Ele se refere à delegação de poderes que o Estado brasileiro fez a muitas de suas principais empresas (Oliveira, 1996).</w:t>
      </w:r>
    </w:p>
    <w:p w:rsidR="00000000" w:rsidDel="00000000" w:rsidP="00000000" w:rsidRDefault="00000000" w:rsidRPr="00000000" w14:paraId="0000005D">
      <w:pPr>
        <w:widowControl w:val="1"/>
        <w:spacing w:line="360" w:lineRule="auto"/>
        <w:ind w:firstLine="72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Tendo recebido notável apoio federal em seus empreendimentos desde a ditadura, como vimos, a Gerdau cresceu bastante com a privatização de usinas siderúrgicas estatais e aquisição e construção de usinas pelo país, muitas com empréstimos públicos e incentivos tributários. O Grupo Gerdau, cuja trajetória de crescimento já está descrita em detalhes em Teixeira (2001), Vieira (2007), Lannes (2014), e Julian (2018), foi de uma pequena empresa local para a maior produtora de aço do país ao longo do século XX. </w:t>
      </w:r>
    </w:p>
    <w:p w:rsidR="00000000" w:rsidDel="00000000" w:rsidP="00000000" w:rsidRDefault="00000000" w:rsidRPr="00000000" w14:paraId="0000005E">
      <w:pPr>
        <w:widowControl w:val="1"/>
        <w:spacing w:line="360" w:lineRule="auto"/>
        <w:ind w:firstLine="72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Uma primeira marca desse apoio foi o empréstimo do então BNDE para a compra da Cosigua, que a partir de 1976 já era a usina com maior capacidade do grupo. No entanto, a empresa, naquele ano, concentrava menos de 20% da produção nacional de aço, com cerca de 749 mil toneladas anuais (Vieira, 2007). Em 1994, quando da aquisição da Pains, a produção já era de 3368 mil toneladas, após as aquisições e investimentos em todas as regiões do país, em grande parte de usinas privatizadas. O conflito com o CADE naquele ano, quando a empresa já rondava</w:t>
      </w:r>
      <w:r w:rsidDel="00000000" w:rsidR="00000000" w:rsidRPr="00000000">
        <w:rPr>
          <w:rFonts w:ascii="Calibri" w:cs="Calibri" w:eastAsia="Calibri" w:hAnsi="Calibri"/>
          <w:highlight w:val="white"/>
          <w:rtl w:val="0"/>
        </w:rPr>
        <w:t xml:space="preserve"> a marca</w:t>
      </w:r>
      <w:r w:rsidDel="00000000" w:rsidR="00000000" w:rsidRPr="00000000">
        <w:rPr>
          <w:rFonts w:ascii="Calibri" w:cs="Calibri" w:eastAsia="Calibri" w:hAnsi="Calibri"/>
          <w:highlight w:val="white"/>
          <w:rtl w:val="0"/>
        </w:rPr>
        <w:t xml:space="preserve"> de 50% de participação de mercado, marca a saturação do crescimento nacional da empresa e aceleração da expansão internacional por outros países das Américas, como Uruguai, Chile, Canadá e Argentina. A partir do final da década de 1990, a expansão se concentrou especialmente nos Estados Unidos (Vieira, 2007; Lannes, 2014). Em 1997 e 1998, foram feitas aquisições na Argentina. Em 1999, a Gerdau adquiriu 75% da AmeriSteel Corporation, entrando no mercado dos EUA com uma capacidade de produção de 2 milhões de toneladas de aço por ano (Teixeira et al., p. 204). </w:t>
      </w:r>
    </w:p>
    <w:p w:rsidR="00000000" w:rsidDel="00000000" w:rsidP="00000000" w:rsidRDefault="00000000" w:rsidRPr="00000000" w14:paraId="0000005F">
      <w:pPr>
        <w:widowControl w:val="1"/>
        <w:spacing w:line="360" w:lineRule="auto"/>
        <w:ind w:firstLine="72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Em 2001 entraram na Bolsa de Valores de Nova York. Com a AmeriSteel, o grupo aumentou a participação da América do Norte na capacidade de produção do grupo para cerca de 30% e se tornou o 24º maior produtor de aço do mundo (antes era o 46º). No início do século XXI, 60% da Capacidade de Produção da Gerdau estava no Brasil, cerca de 30% nos EUA e Canadá e 10% em outros países da América Latina, consolidando-se como o maior produtor de aço do Brasil, líder em aços longos nas Américas, o maior produtor mundial de pregos e aço especial (Teixeira et al. 2001). </w:t>
      </w:r>
    </w:p>
    <w:p w:rsidR="00000000" w:rsidDel="00000000" w:rsidP="00000000" w:rsidRDefault="00000000" w:rsidRPr="00000000" w14:paraId="00000060">
      <w:pPr>
        <w:widowControl w:val="1"/>
        <w:spacing w:line="360" w:lineRule="auto"/>
        <w:ind w:firstLine="72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O </w:t>
      </w:r>
      <w:r w:rsidDel="00000000" w:rsidR="00000000" w:rsidRPr="00000000">
        <w:rPr>
          <w:rFonts w:ascii="Calibri" w:cs="Calibri" w:eastAsia="Calibri" w:hAnsi="Calibri"/>
          <w:highlight w:val="white"/>
          <w:rtl w:val="0"/>
        </w:rPr>
        <w:t xml:space="preserve">setor</w:t>
      </w:r>
      <w:r w:rsidDel="00000000" w:rsidR="00000000" w:rsidRPr="00000000">
        <w:rPr>
          <w:rFonts w:ascii="Calibri" w:cs="Calibri" w:eastAsia="Calibri" w:hAnsi="Calibri"/>
          <w:highlight w:val="white"/>
          <w:rtl w:val="0"/>
        </w:rPr>
        <w:t xml:space="preserve"> siderúrgico nacional se concentrou em um número reduzido de empresas. Segundo Vieira, o número de participantes relevantes no mercado de aço foi de "mais de vinte para somente quatro do início da década de 80 para o ano de 1995" (2007, p. 119). Outras empresas, também movidas principalmente pelas privatizações, como a Belgo-mineira, a Usiminas e a CSN, concentraram, junto com a Gerdau, grande parte do mercado nacional de aço até o início dos anos 2000 (cf. Vieira, 2007; Julian, 2018). Posteriormente outras empresas estrangeiras como ThyssenKrupp, Ternium e ArcelorMittal passaram a ser bastante expressivas no setor (</w:t>
      </w:r>
      <w:r w:rsidDel="00000000" w:rsidR="00000000" w:rsidRPr="00000000">
        <w:rPr>
          <w:rFonts w:ascii="Calibri" w:cs="Calibri" w:eastAsia="Calibri" w:hAnsi="Calibri"/>
          <w:rtl w:val="0"/>
        </w:rPr>
        <w:t xml:space="preserve">Döering, Santos &amp; </w:t>
      </w:r>
      <w:r w:rsidDel="00000000" w:rsidR="00000000" w:rsidRPr="00000000">
        <w:rPr>
          <w:rFonts w:ascii="Calibri" w:cs="Calibri" w:eastAsia="Calibri" w:hAnsi="Calibri"/>
          <w:rtl w:val="0"/>
        </w:rPr>
        <w:t xml:space="preserve">Pocher</w:t>
      </w:r>
      <w:r w:rsidDel="00000000" w:rsidR="00000000" w:rsidRPr="00000000">
        <w:rPr>
          <w:rFonts w:ascii="Calibri" w:cs="Calibri" w:eastAsia="Calibri" w:hAnsi="Calibri"/>
          <w:rtl w:val="0"/>
        </w:rPr>
        <w:t xml:space="preserve">, 2017; </w:t>
      </w:r>
      <w:r w:rsidDel="00000000" w:rsidR="00000000" w:rsidRPr="00000000">
        <w:rPr>
          <w:rFonts w:ascii="Calibri" w:cs="Calibri" w:eastAsia="Calibri" w:hAnsi="Calibri"/>
          <w:highlight w:val="white"/>
          <w:rtl w:val="0"/>
        </w:rPr>
        <w:t xml:space="preserve">Pereira, 2023)</w:t>
      </w:r>
      <w:r w:rsidDel="00000000" w:rsidR="00000000" w:rsidRPr="00000000">
        <w:rPr>
          <w:rFonts w:ascii="Calibri" w:cs="Calibri" w:eastAsia="Calibri" w:hAnsi="Calibri"/>
          <w:rtl w:val="0"/>
        </w:rPr>
        <w:t xml:space="preserve">. A Gerdau seguiu como a empresa líder no setor no Brasil ao longo das duas primeiras décadas do século XXI.</w:t>
      </w:r>
      <w:r w:rsidDel="00000000" w:rsidR="00000000" w:rsidRPr="00000000">
        <w:rPr>
          <w:rtl w:val="0"/>
        </w:rPr>
      </w:r>
    </w:p>
    <w:p w:rsidR="00000000" w:rsidDel="00000000" w:rsidP="00000000" w:rsidRDefault="00000000" w:rsidRPr="00000000" w14:paraId="00000061">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highlight w:val="white"/>
          <w:rtl w:val="0"/>
        </w:rPr>
        <w:t xml:space="preserve">A tensão a respeito de monopólios ou oligopólios, ou práticas anti-concorrenciais foi repetida logo depois no caso da Ambev, que também é um caso central para analisar como a internacionalização é mobilizada com sucesso pelo empresariado como justificação para concentração de mercado.</w:t>
      </w:r>
      <w:r w:rsidDel="00000000" w:rsidR="00000000" w:rsidRPr="00000000">
        <w:rPr>
          <w:rtl w:val="0"/>
        </w:rPr>
      </w:r>
    </w:p>
    <w:p w:rsidR="00000000" w:rsidDel="00000000" w:rsidP="00000000" w:rsidRDefault="00000000" w:rsidRPr="00000000" w14:paraId="00000062">
      <w:pPr>
        <w:pStyle w:val="Heading2"/>
        <w:widowControl w:val="1"/>
        <w:spacing w:after="200" w:before="200" w:lineRule="auto"/>
        <w:rPr>
          <w:rFonts w:ascii="Calibri" w:cs="Calibri" w:eastAsia="Calibri" w:hAnsi="Calibri"/>
          <w:sz w:val="24"/>
          <w:szCs w:val="24"/>
          <w:u w:val="none"/>
        </w:rPr>
      </w:pPr>
      <w:bookmarkStart w:colFirst="0" w:colLast="0" w:name="_dl08yy5oakl2" w:id="3"/>
      <w:bookmarkEnd w:id="3"/>
      <w:r w:rsidDel="00000000" w:rsidR="00000000" w:rsidRPr="00000000">
        <w:rPr>
          <w:rFonts w:ascii="Calibri" w:cs="Calibri" w:eastAsia="Calibri" w:hAnsi="Calibri"/>
          <w:sz w:val="24"/>
          <w:szCs w:val="24"/>
          <w:u w:val="none"/>
          <w:rtl w:val="0"/>
        </w:rPr>
        <w:t xml:space="preserve">O prelúdio do Desenvolvimentista</w:t>
      </w:r>
    </w:p>
    <w:p w:rsidR="00000000" w:rsidDel="00000000" w:rsidP="00000000" w:rsidRDefault="00000000" w:rsidRPr="00000000" w14:paraId="00000063">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Um agente central neste debate é o economista Luciano Coutinho. O economista </w:t>
      </w:r>
      <w:r w:rsidDel="00000000" w:rsidR="00000000" w:rsidRPr="00000000">
        <w:rPr>
          <w:rFonts w:ascii="Calibri" w:cs="Calibri" w:eastAsia="Calibri" w:hAnsi="Calibri"/>
          <w:rtl w:val="0"/>
        </w:rPr>
        <w:t xml:space="preserve">defendia</w:t>
      </w:r>
      <w:r w:rsidDel="00000000" w:rsidR="00000000" w:rsidRPr="00000000">
        <w:rPr>
          <w:rFonts w:ascii="Calibri" w:cs="Calibri" w:eastAsia="Calibri" w:hAnsi="Calibri"/>
          <w:rtl w:val="0"/>
        </w:rPr>
        <w:t xml:space="preserve"> publicamente, ao menos desde a década de 1990, uma política que ficou conhecida como de campeãs nacionais. Coutinho fez um doutorado na universidade de Cornell sobre grandes empresas nacionais, foi secretário executivo do Ministério da Ciência e Tecnologia (MCT) durante o governo Sarney, mas se afastou do governo com o fracasso do plano cruzado, e se tornou professor da UNICAMP após recusar convite de Fernando Henrique Cardoso de se juntar ao CEBRAP. O economista dirigiu uma grande pesquisa encomendada pelo governo intitulada "Estudo de Competitividade da Indústria Brasileira" concluída ao fim de 1993. Desde então já defendia políticas de apoio à internacionalização de grandes empresas brasileiras em seus trabalhos acadêmicos e perante a opinião pública. </w:t>
      </w:r>
    </w:p>
    <w:p w:rsidR="00000000" w:rsidDel="00000000" w:rsidP="00000000" w:rsidRDefault="00000000" w:rsidRPr="00000000" w14:paraId="00000064">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Em 1994, fundou ao lado de Luiz Gonzaga Belluzzo, Christian Andrei, Fernando Sampaio e Bernard Appy uma consultoria de economia, a LCA Consultores, que “assessora bancos em macroeconomia e orienta empresas em questões de concorrência, comércio internacional, fusões e aquisições” (Dieguez, 2010) e se tornaria uma das maiores consultorias do país (Dieguez, 2014; Braga, 2017). Coutinho atuou em dezenas de casos de fusões de empresas via LCA como “consultor-especialista em defesa da concorrência” (cf. BNDES, 2007) até se desligar da empresa para assumir a presidência do BNDES em 2007. </w:t>
      </w:r>
    </w:p>
    <w:p w:rsidR="00000000" w:rsidDel="00000000" w:rsidP="00000000" w:rsidRDefault="00000000" w:rsidRPr="00000000" w14:paraId="00000065">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Como colunista na Folha de S. Paulo de meados da década de 1990 até o início dos anos 2000, defendia frequentemente o apoio estatal às empresas brasileiras para que se </w:t>
      </w:r>
      <w:r w:rsidDel="00000000" w:rsidR="00000000" w:rsidRPr="00000000">
        <w:rPr>
          <w:rFonts w:ascii="Calibri" w:cs="Calibri" w:eastAsia="Calibri" w:hAnsi="Calibri"/>
          <w:rtl w:val="0"/>
        </w:rPr>
        <w:t xml:space="preserve">internacionalizassem.</w:t>
      </w:r>
      <w:r w:rsidDel="00000000" w:rsidR="00000000" w:rsidRPr="00000000">
        <w:rPr>
          <w:rFonts w:ascii="Calibri" w:cs="Calibri" w:eastAsia="Calibri" w:hAnsi="Calibri"/>
          <w:rtl w:val="0"/>
        </w:rPr>
        <w:t xml:space="preserve"> Naquele contexto, foi contratado como consultor pela Antarctica se engajando na defesa da fusão que resultaria na Ambev, escrevendo pareceres para a companhia com fins de defender a aprovação do CADE à fusão (Coutinho, 2000; Bello, 2005), como fez para uma série de outras empresas via sua consultoria</w:t>
      </w:r>
      <w:r w:rsidDel="00000000" w:rsidR="00000000" w:rsidRPr="00000000">
        <w:rPr>
          <w:rFonts w:ascii="Calibri" w:cs="Calibri" w:eastAsia="Calibri" w:hAnsi="Calibri"/>
          <w:vertAlign w:val="superscript"/>
        </w:rPr>
        <w:footnoteReference w:customMarkFollows="0" w:id="4"/>
      </w:r>
      <w:r w:rsidDel="00000000" w:rsidR="00000000" w:rsidRPr="00000000">
        <w:rPr>
          <w:rFonts w:ascii="Calibri" w:cs="Calibri" w:eastAsia="Calibri" w:hAnsi="Calibri"/>
          <w:rtl w:val="0"/>
        </w:rPr>
        <w:t xml:space="preserve"> (Dieguez, 2014). </w:t>
      </w:r>
    </w:p>
    <w:p w:rsidR="00000000" w:rsidDel="00000000" w:rsidP="00000000" w:rsidRDefault="00000000" w:rsidRPr="00000000" w14:paraId="00000066">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Assim, uma década antes de assumir o BNDES, Coutinho já estava bastante envolvido na defesa de uma política de campeões nacionais na discussão pública e em seus trabalhos acadêmicos e de consultoria. Em suas colunas publicadas na Folha de S. Paulo na segunda metade da década de 1990, Coutinho elabora críticas sobre a condução da política macroeconômica e industrial do governo de Fernando Henrique Cardoso e defende a tese de que os problemas macroeconômicos do Brasil — de juros e câmbio pouco competitivos internacionalmente — poderiam ser endereçados com a promoção de multinacionais brasileiras. </w:t>
      </w:r>
    </w:p>
    <w:p w:rsidR="00000000" w:rsidDel="00000000" w:rsidP="00000000" w:rsidRDefault="00000000" w:rsidRPr="00000000" w14:paraId="00000067">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Para ele, a crise da década de 1980 e 1990 se daria pelos equívocos na política macroeconômica do governo, que estaria levando a uma desindustrialização e desnacionalização da economia:</w:t>
      </w:r>
    </w:p>
    <w:p w:rsidR="00000000" w:rsidDel="00000000" w:rsidP="00000000" w:rsidRDefault="00000000" w:rsidRPr="00000000" w14:paraId="00000068">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longa crise de uma década e meia, desde o início dos anos 80, jogou o sistema empresarial brasileiro na defensiva. Sob grande incerteza, com ameaça recorrente de hiperinflação, penúria cambial, regressão do sistema de financiamento e desagregação do Estado, a estrutura empresarial não pode crescer e se concentrar em grandes grupos privados. (Coutinho, 1997c, s.p.) </w:t>
      </w:r>
    </w:p>
    <w:p w:rsidR="00000000" w:rsidDel="00000000" w:rsidP="00000000" w:rsidRDefault="00000000" w:rsidRPr="00000000" w14:paraId="00000069">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Segundo o economista, a concentração econômica não era problema. O foco deveria ser possibilitar a competitividade global de empresas brasileiras. Com a instabilidade do período anterior, as empresas teriam se tornado mais rentistas e menos inovadoras. A estabilidade econômica conquistada com o plano real poderia, para o economista, ser uma oportunidade para avançar no crescimento perdido no período anterior, que, no entanto, foi frustrada por uma taxa de câmbio muito valorizada e juros altos, que teria inviabilizado a possibilidade de um crescimento sustentado e iniciado um processo de desnacionalização do sistema empresarial brasileiro. Para o professor da UNICAMP: “Premidas por condições desiguais de competição, as empresas nacionais vêm sendo engolidas em muitos setores industriais e de serviços por concorrentes estrangeiros.” (Coutinho, 1997c, s.p.). </w:t>
      </w:r>
    </w:p>
    <w:p w:rsidR="00000000" w:rsidDel="00000000" w:rsidP="00000000" w:rsidRDefault="00000000" w:rsidRPr="00000000" w14:paraId="0000006A">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sobrevalorização da taxa de câmbio e os juros elevados tornaram, para Coutinho, a política macroeconômica inconsistente, inviabilizando o crescimento econômico. Coutinho defende que, em vez de uma modernização pós-abertura, houve aumento nas importações e diversos setores passaram a se desnacionalizar. O economista argumenta que a política econômica deveria seguir no sentido de não depender exclusivamente do capital estrangeiro, sendo “fundamental contar com grupos nacionais qualificados e aptos para atuar globalmente” (Coutinho, 1997c, s.p.), seguindo o exemplo da experiência, à época recente, dos países do sudeste asiático, que avançaram na industrialização e criação de grandes empresas nacionais, com produção de alta tecnologia e valor agregado enquanto o Brasil estava estagnado. Para Coutinho, o governo de Cardoso estaria sendo irresponsável com a política de abertura, que estaria levando à desindustrialização e desnacionalização da indústria</w:t>
      </w:r>
      <w:r w:rsidDel="00000000" w:rsidR="00000000" w:rsidRPr="00000000">
        <w:rPr>
          <w:rFonts w:ascii="Calibri" w:cs="Calibri" w:eastAsia="Calibri" w:hAnsi="Calibri"/>
          <w:vertAlign w:val="superscript"/>
        </w:rPr>
        <w:footnoteReference w:customMarkFollows="0" w:id="5"/>
      </w:r>
      <w:r w:rsidDel="00000000" w:rsidR="00000000" w:rsidRPr="00000000">
        <w:rPr>
          <w:rFonts w:ascii="Calibri" w:cs="Calibri" w:eastAsia="Calibri" w:hAnsi="Calibri"/>
          <w:rtl w:val="0"/>
        </w:rPr>
        <w:t xml:space="preserve">, diagnóstico que, de forma alguma, é consensual entre economistas, sendo uma importante divergência entre economistas brasileiros do período recente, marcando campos e paradigmas (De Bolle, 2016; </w:t>
      </w:r>
      <w:r w:rsidDel="00000000" w:rsidR="00000000" w:rsidRPr="00000000">
        <w:rPr>
          <w:rFonts w:ascii="Calibri" w:cs="Calibri" w:eastAsia="Calibri" w:hAnsi="Calibri"/>
          <w:rtl w:val="0"/>
        </w:rPr>
        <w:t xml:space="preserve">2023a</w:t>
      </w:r>
      <w:r w:rsidDel="00000000" w:rsidR="00000000" w:rsidRPr="00000000">
        <w:rPr>
          <w:rFonts w:ascii="Calibri" w:cs="Calibri" w:eastAsia="Calibri" w:hAnsi="Calibri"/>
          <w:rtl w:val="0"/>
        </w:rPr>
        <w:t xml:space="preserve">; 2023b; 2023e; Quintino, 2022). </w:t>
      </w:r>
    </w:p>
    <w:p w:rsidR="00000000" w:rsidDel="00000000" w:rsidP="00000000" w:rsidRDefault="00000000" w:rsidRPr="00000000" w14:paraId="0000006B">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Para Coutinho, o Brasil deveria fomentar grandes empresas “campeãs nacionais” (</w:t>
      </w:r>
      <w:r w:rsidDel="00000000" w:rsidR="00000000" w:rsidRPr="00000000">
        <w:rPr>
          <w:rFonts w:ascii="Calibri" w:cs="Calibri" w:eastAsia="Calibri" w:hAnsi="Calibri"/>
          <w:i w:val="1"/>
          <w:iCs w:val="1"/>
          <w:rtl w:val="0"/>
        </w:rPr>
        <w:t xml:space="preserve">ibid.</w:t>
      </w:r>
      <w:r w:rsidDel="00000000" w:rsidR="00000000" w:rsidRPr="00000000">
        <w:rPr>
          <w:rFonts w:ascii="Calibri" w:cs="Calibri" w:eastAsia="Calibri" w:hAnsi="Calibri"/>
          <w:rtl w:val="0"/>
        </w:rPr>
        <w:t xml:space="preserve">) por três razões: i) facilitar o investimento direto externo no Brasil (FDI na sigla em inglês) por meio de </w:t>
      </w:r>
      <w:r w:rsidDel="00000000" w:rsidR="00000000" w:rsidRPr="00000000">
        <w:rPr>
          <w:rFonts w:ascii="Calibri" w:cs="Calibri" w:eastAsia="Calibri" w:hAnsi="Calibri"/>
          <w:i w:val="1"/>
          <w:iCs w:val="1"/>
          <w:rtl w:val="0"/>
        </w:rPr>
        <w:t xml:space="preserve">joint-ventures</w:t>
      </w:r>
      <w:r w:rsidDel="00000000" w:rsidR="00000000" w:rsidRPr="00000000">
        <w:rPr>
          <w:rFonts w:ascii="Calibri" w:cs="Calibri" w:eastAsia="Calibri" w:hAnsi="Calibri"/>
          <w:rtl w:val="0"/>
        </w:rPr>
        <w:t xml:space="preserve">; ii) intensificar a competição no mercado doméstico; e iii) possibilitar a “inovação técnica e de internacionalização", permitindo avançar em setores de elevada complexidade tecnológica e alto valor agregado (ibid.). Esse artigo marca a primeira vez que o termo "campeões nacionais" foi utilizado nesse sentido no jornal</w:t>
      </w:r>
      <w:r w:rsidDel="00000000" w:rsidR="00000000" w:rsidRPr="00000000">
        <w:rPr>
          <w:rFonts w:ascii="Calibri" w:cs="Calibri" w:eastAsia="Calibri" w:hAnsi="Calibri"/>
          <w:vertAlign w:val="superscript"/>
        </w:rPr>
        <w:footnoteReference w:customMarkFollows="0" w:id="6"/>
      </w:r>
      <w:r w:rsidDel="00000000" w:rsidR="00000000" w:rsidRPr="00000000">
        <w:rPr>
          <w:rFonts w:ascii="Calibri" w:cs="Calibri" w:eastAsia="Calibri" w:hAnsi="Calibri"/>
          <w:rtl w:val="0"/>
        </w:rPr>
        <w:t xml:space="preserve">, quando Coutinho defende justamente uma política de concentração (ou consolidação) de empresas nacionais e apoio à internacionalização, a começar pelo Mercosul</w:t>
      </w:r>
      <w:r w:rsidDel="00000000" w:rsidR="00000000" w:rsidRPr="00000000">
        <w:rPr>
          <w:rFonts w:ascii="Calibri" w:cs="Calibri" w:eastAsia="Calibri" w:hAnsi="Calibri"/>
          <w:vertAlign w:val="superscript"/>
        </w:rPr>
        <w:footnoteReference w:customMarkFollows="0" w:id="7"/>
      </w:r>
      <w:r w:rsidDel="00000000" w:rsidR="00000000" w:rsidRPr="00000000">
        <w:rPr>
          <w:rFonts w:ascii="Calibri" w:cs="Calibri" w:eastAsia="Calibri" w:hAnsi="Calibri"/>
          <w:rtl w:val="0"/>
        </w:rPr>
        <w:t xml:space="preserve">:</w:t>
      </w:r>
    </w:p>
    <w:p w:rsidR="00000000" w:rsidDel="00000000" w:rsidP="00000000" w:rsidRDefault="00000000" w:rsidRPr="00000000" w14:paraId="0000006C">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Parece, portanto, adequada e oportuna nesse estágio do nosso desenvolvimento uma estratégia de formação de "campeões nacionais" que, a partir do Mercosul, se </w:t>
      </w:r>
      <w:r w:rsidDel="00000000" w:rsidR="00000000" w:rsidRPr="00000000">
        <w:rPr>
          <w:rFonts w:ascii="Calibri" w:cs="Calibri" w:eastAsia="Calibri" w:hAnsi="Calibri"/>
          <w:sz w:val="20"/>
          <w:szCs w:val="20"/>
          <w:rtl w:val="0"/>
        </w:rPr>
        <w:t xml:space="preserve">projetem</w:t>
      </w:r>
      <w:r w:rsidDel="00000000" w:rsidR="00000000" w:rsidRPr="00000000">
        <w:rPr>
          <w:rFonts w:ascii="Calibri" w:cs="Calibri" w:eastAsia="Calibri" w:hAnsi="Calibri"/>
          <w:sz w:val="20"/>
          <w:szCs w:val="20"/>
          <w:rtl w:val="0"/>
        </w:rPr>
        <w:t xml:space="preserve"> como atores globais. Grandes grupos econômicos eficientes podem alavancar mais crédito e capitalização e podem investir mais agressivamente. Podem, também, exportar vigorosamente para minimizar a crescente vulnerabilidade comercial. Coordenados, em articulação com o Estado, fortalecem o poder nacional e aceleram o progresso técnico. Sem eles, </w:t>
      </w:r>
      <w:r w:rsidDel="00000000" w:rsidR="00000000" w:rsidRPr="00000000">
        <w:rPr>
          <w:rFonts w:ascii="Calibri" w:cs="Calibri" w:eastAsia="Calibri" w:hAnsi="Calibri"/>
          <w:sz w:val="20"/>
          <w:szCs w:val="20"/>
          <w:rtl w:val="0"/>
        </w:rPr>
        <w:t xml:space="preserve">ficaremos</w:t>
      </w:r>
      <w:r w:rsidDel="00000000" w:rsidR="00000000" w:rsidRPr="00000000">
        <w:rPr>
          <w:rFonts w:ascii="Calibri" w:cs="Calibri" w:eastAsia="Calibri" w:hAnsi="Calibri"/>
          <w:sz w:val="20"/>
          <w:szCs w:val="20"/>
          <w:rtl w:val="0"/>
        </w:rPr>
        <w:t xml:space="preserve"> excessivamente dependentes das estratégias de outros atores privados e reduzidos à mimetização — sem personalidade — de produtos, design, marcas e referências culturais alienígenas. Não se recomenda qualquer restrição ao investimento direto estrangeiro, mas apenas que sejam criadas condições eficientes para fortalecer a empresa nacional. A privatização, por exemplo, poderia ensejar saltos de escala para vários grupos. O Brasil — ao contrário do que pensam os xenófilos — tem empresários, administradores, engenheiros, tecnólogos, designers e outros profissionais competentes e criativos que, em condições menos desiguais, poderão assegurar presença global e desempenho competitivo às empresas brasileiras. (Coutinho, 1997, s.p.)</w:t>
      </w:r>
    </w:p>
    <w:p w:rsidR="00000000" w:rsidDel="00000000" w:rsidP="00000000" w:rsidRDefault="00000000" w:rsidRPr="00000000" w14:paraId="0000006D">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Coutinho, assim, defende que as empresas nacionais pudessem concentrar mercado e esboçar uma internacionalização — justamente o movimento que Gerdau e Ambev estavam fazendo —, o que, para ele, o governo de FHC não estaria apoiando com o vigor necessário. Coutinho, em coluna publicada 2000, ampliaria a crítica:</w:t>
      </w:r>
    </w:p>
    <w:p w:rsidR="00000000" w:rsidDel="00000000" w:rsidP="00000000" w:rsidRDefault="00000000" w:rsidRPr="00000000" w14:paraId="0000006E">
      <w:pPr>
        <w:widowControl w:val="1"/>
        <w:spacing w:after="200" w:lineRule="auto"/>
        <w:ind w:left="2267.71653543307"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Cooptada pelo neoliberalismo e precisando captar recursos no exterior para financiar o crescente déficit externo, o núcleo da equipe econômica do governo </w:t>
      </w:r>
      <w:r w:rsidDel="00000000" w:rsidR="00000000" w:rsidRPr="00000000">
        <w:rPr>
          <w:rFonts w:ascii="Calibri" w:cs="Calibri" w:eastAsia="Calibri" w:hAnsi="Calibri"/>
          <w:sz w:val="20"/>
          <w:szCs w:val="20"/>
          <w:rtl w:val="0"/>
        </w:rPr>
        <w:t xml:space="preserve">ignorou</w:t>
      </w:r>
      <w:r w:rsidDel="00000000" w:rsidR="00000000" w:rsidRPr="00000000">
        <w:rPr>
          <w:rFonts w:ascii="Calibri" w:cs="Calibri" w:eastAsia="Calibri" w:hAnsi="Calibri"/>
          <w:sz w:val="20"/>
          <w:szCs w:val="20"/>
          <w:rtl w:val="0"/>
        </w:rPr>
        <w:t xml:space="preserve"> esses fatos e desdenhou das advertências. A desnacionalização aos seus olhos era, além de oportuna, saudável. O capital estrangeiro ajudaria a superar mais depressa as nossas debilidades tecnológicas e gerenciais. Omitindo os efeitos maléficos da sua política de juros estratosféricos e da vulnerabilidade externa (risco-país) sobre os custos de capital, que sufocaram e ainda flagelam as empresas nacionais, essas foram injustamente estereotipadas pelas nossas autoridades econômicas como sendo ineficientes, atrasadas e predadoras. É preciso, porém, rechaçar energicamente essa ideologia preconceituosa sem cair num nacionalismo emocional e igualmente preconceituoso. (Coutinho, 2000, s.p.)</w:t>
      </w:r>
      <w:r w:rsidDel="00000000" w:rsidR="00000000" w:rsidRPr="00000000">
        <w:rPr>
          <w:rtl w:val="0"/>
        </w:rPr>
      </w:r>
    </w:p>
    <w:p w:rsidR="00000000" w:rsidDel="00000000" w:rsidP="00000000" w:rsidRDefault="00000000" w:rsidRPr="00000000" w14:paraId="0000006F">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Na coluna, Coutinho cita nominalmente as empresas candidatas a se tornarem </w:t>
      </w:r>
      <w:r w:rsidDel="00000000" w:rsidR="00000000" w:rsidRPr="00000000">
        <w:rPr>
          <w:rFonts w:ascii="Calibri" w:cs="Calibri" w:eastAsia="Calibri" w:hAnsi="Calibri"/>
          <w:i w:val="1"/>
          <w:iCs w:val="1"/>
          <w:rtl w:val="0"/>
        </w:rPr>
        <w:t xml:space="preserve">global players</w:t>
      </w:r>
      <w:r w:rsidDel="00000000" w:rsidR="00000000" w:rsidRPr="00000000">
        <w:rPr>
          <w:rFonts w:ascii="Calibri" w:cs="Calibri" w:eastAsia="Calibri" w:hAnsi="Calibri"/>
          <w:rtl w:val="0"/>
        </w:rPr>
        <w:t xml:space="preserve"> ou campeãs nacionais, evidencia que entende o fortalecimento das empresas como parte de um projeto de país, e demonstra receio de que as empresas não se consolidem:</w:t>
      </w:r>
    </w:p>
    <w:p w:rsidR="00000000" w:rsidDel="00000000" w:rsidP="00000000" w:rsidRDefault="00000000" w:rsidRPr="00000000" w14:paraId="00000070">
      <w:pPr>
        <w:widowControl w:val="1"/>
        <w:spacing w:after="200" w:lineRule="auto"/>
        <w:ind w:left="2267.71653543307"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Temos hoje poucos </w:t>
      </w:r>
      <w:r w:rsidDel="00000000" w:rsidR="00000000" w:rsidRPr="00000000">
        <w:rPr>
          <w:rFonts w:ascii="Calibri" w:cs="Calibri" w:eastAsia="Calibri" w:hAnsi="Calibri"/>
          <w:i w:val="1"/>
          <w:iCs w:val="1"/>
          <w:sz w:val="20"/>
          <w:szCs w:val="20"/>
          <w:rtl w:val="0"/>
        </w:rPr>
        <w:t xml:space="preserve">global players</w:t>
      </w:r>
      <w:r w:rsidDel="00000000" w:rsidR="00000000" w:rsidRPr="00000000">
        <w:rPr>
          <w:rFonts w:ascii="Calibri" w:cs="Calibri" w:eastAsia="Calibri" w:hAnsi="Calibri"/>
          <w:sz w:val="20"/>
          <w:szCs w:val="20"/>
          <w:rtl w:val="0"/>
        </w:rPr>
        <w:t xml:space="preserve">. Ficamos reduzidos à Petrobras, à Embraer e à CVRD. A Sadia e a Gerdau são ainda promessas. </w:t>
      </w:r>
      <w:r w:rsidDel="00000000" w:rsidR="00000000" w:rsidRPr="00000000">
        <w:rPr>
          <w:rFonts w:ascii="Calibri" w:cs="Calibri" w:eastAsia="Calibri" w:hAnsi="Calibri"/>
          <w:i w:val="1"/>
          <w:iCs w:val="1"/>
          <w:sz w:val="20"/>
          <w:szCs w:val="20"/>
          <w:rtl w:val="0"/>
        </w:rPr>
        <w:t xml:space="preserve">A AmBev, infelizmente, corre o risco de ser inviabilizada.</w:t>
      </w:r>
      <w:r w:rsidDel="00000000" w:rsidR="00000000" w:rsidRPr="00000000">
        <w:rPr>
          <w:rFonts w:ascii="Calibri" w:cs="Calibri" w:eastAsia="Calibri" w:hAnsi="Calibri"/>
          <w:sz w:val="20"/>
          <w:szCs w:val="20"/>
          <w:rtl w:val="0"/>
        </w:rPr>
        <w:t xml:space="preserve"> Poderíamos desenvolver logo grandes empresas mundiais na siderurgia, papel e celulose, petroquímica e em vários segmentos dos agronegócios. Deveríamos aspirar ter empresas fortes em segmentos das tecnologias da informação. Tudo isso requer uma nova perspectiva sobre o </w:t>
      </w:r>
      <w:r w:rsidDel="00000000" w:rsidR="00000000" w:rsidRPr="00000000">
        <w:rPr>
          <w:rFonts w:ascii="Calibri" w:cs="Calibri" w:eastAsia="Calibri" w:hAnsi="Calibri"/>
          <w:i w:val="1"/>
          <w:iCs w:val="1"/>
          <w:sz w:val="20"/>
          <w:szCs w:val="20"/>
          <w:rtl w:val="0"/>
        </w:rPr>
        <w:t xml:space="preserve">projeto que queremos para o Brasil no século 21. </w:t>
      </w:r>
      <w:r w:rsidDel="00000000" w:rsidR="00000000" w:rsidRPr="00000000">
        <w:rPr>
          <w:rFonts w:ascii="Calibri" w:cs="Calibri" w:eastAsia="Calibri" w:hAnsi="Calibri"/>
          <w:sz w:val="20"/>
          <w:szCs w:val="20"/>
          <w:rtl w:val="0"/>
        </w:rPr>
        <w:t xml:space="preserve">(Coutinho, 2000, s.p., grifo do autor)</w:t>
      </w:r>
      <w:r w:rsidDel="00000000" w:rsidR="00000000" w:rsidRPr="00000000">
        <w:rPr>
          <w:rtl w:val="0"/>
        </w:rPr>
      </w:r>
    </w:p>
    <w:p w:rsidR="00000000" w:rsidDel="00000000" w:rsidP="00000000" w:rsidRDefault="00000000" w:rsidRPr="00000000" w14:paraId="00000071">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No entanto, após a gestão de Coutinho no BNDES, o Brasil teria campeões nacionais em todas as áreas citadas: (i) siderurgia com a Gerdau (que deixa de ser apenas “promessa”); (ii) papel e celulose: com empresas como a atual Suzano, que absorveu a Fibria da Votorantim, que por sua vez tinha comprado a Aracruz com recursos do BNDES (Quintino, 2022), a Klabin e a Eldorado, esta última controlada pela J&amp;F; (iii) petroquímica, monopolizada pela Braskem; (iv) agronegócio, com as várias empresas de proteína animal: JBS, Marfrig, Minerva, BRF — fusão da Sadia e Perdigão articulada pelo governo com apoio do BNDES (Dieguez, 2014; Quintino, 2022), entre outras.</w:t>
      </w:r>
    </w:p>
    <w:p w:rsidR="00000000" w:rsidDel="00000000" w:rsidP="00000000" w:rsidRDefault="00000000" w:rsidRPr="00000000" w14:paraId="00000072">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Em reiterou cinco “razões sólidas e racionais para que a política econômica robustece os grupos econômicos de capital nacional, habilitando-os a operar globalmente" (Coutinho, 2000), razões essas essencialmente semelhantes a que o economista já estava argumentando nos anos anteriores: seriam interessantes para o Brasil obter rendas no exterior com royalties, lucros e dividendos que contribuíram para um equilíbrio no balanço de pagamentos; aglutinaram no país centros decisórios que, para o economista “embora privados, </w:t>
      </w:r>
      <w:r w:rsidDel="00000000" w:rsidR="00000000" w:rsidRPr="00000000">
        <w:rPr>
          <w:rFonts w:ascii="Calibri" w:cs="Calibri" w:eastAsia="Calibri" w:hAnsi="Calibri"/>
          <w:rtl w:val="0"/>
        </w:rPr>
        <w:t xml:space="preserve">fortalecem</w:t>
      </w:r>
      <w:r w:rsidDel="00000000" w:rsidR="00000000" w:rsidRPr="00000000">
        <w:rPr>
          <w:rFonts w:ascii="Calibri" w:cs="Calibri" w:eastAsia="Calibri" w:hAnsi="Calibri"/>
          <w:rtl w:val="0"/>
        </w:rPr>
        <w:t xml:space="preserve"> economicamente o país", pois concentram, em território nacional, atividades de gestão, finanças, inovação, desenvolvimento tecnológico e marcas que são de maior valor agregado e que empregam pessoal mais qualificado e com maiores salários; e, por fim, repete o argumento da importância das empresas nacionais para possibilitar </w:t>
      </w:r>
      <w:r w:rsidDel="00000000" w:rsidR="00000000" w:rsidRPr="00000000">
        <w:rPr>
          <w:rFonts w:ascii="Calibri" w:cs="Calibri" w:eastAsia="Calibri" w:hAnsi="Calibri"/>
          <w:i w:val="1"/>
          <w:iCs w:val="1"/>
          <w:rtl w:val="0"/>
        </w:rPr>
        <w:t xml:space="preserve">joint-ventures</w:t>
      </w:r>
      <w:r w:rsidDel="00000000" w:rsidR="00000000" w:rsidRPr="00000000">
        <w:rPr>
          <w:rFonts w:ascii="Calibri" w:cs="Calibri" w:eastAsia="Calibri" w:hAnsi="Calibri"/>
          <w:rtl w:val="0"/>
        </w:rPr>
        <w:t xml:space="preserve"> com as estrangeiras (Coutinho, 2000). Este mesmo Coutinho, militante em prol das multinacionais brasileiras, apoiou (ao menos como colunista e consultor) a fusão da Brahma e da Antarctica.</w:t>
      </w:r>
    </w:p>
    <w:p w:rsidR="00000000" w:rsidDel="00000000" w:rsidP="00000000" w:rsidRDefault="00000000" w:rsidRPr="00000000" w14:paraId="00000073">
      <w:pPr>
        <w:pStyle w:val="Heading2"/>
        <w:spacing w:after="200" w:before="200" w:lineRule="auto"/>
        <w:rPr>
          <w:rFonts w:ascii="Calibri" w:cs="Calibri" w:eastAsia="Calibri" w:hAnsi="Calibri"/>
          <w:b w:val="0"/>
          <w:bCs w:val="0"/>
          <w:i w:val="1"/>
          <w:iCs w:val="1"/>
          <w:sz w:val="24"/>
          <w:szCs w:val="24"/>
          <w:u w:val="none"/>
        </w:rPr>
      </w:pPr>
      <w:bookmarkStart w:colFirst="0" w:colLast="0" w:name="_z0cxx3l0z8lr" w:id="4"/>
      <w:bookmarkEnd w:id="4"/>
      <w:r w:rsidDel="00000000" w:rsidR="00000000" w:rsidRPr="00000000">
        <w:rPr>
          <w:rFonts w:ascii="Calibri" w:cs="Calibri" w:eastAsia="Calibri" w:hAnsi="Calibri"/>
          <w:sz w:val="24"/>
          <w:szCs w:val="24"/>
          <w:u w:val="none"/>
          <w:rtl w:val="0"/>
        </w:rPr>
        <w:t xml:space="preserve">Multinacional verde-amarela: </w:t>
      </w:r>
      <w:r w:rsidDel="00000000" w:rsidR="00000000" w:rsidRPr="00000000">
        <w:rPr>
          <w:rFonts w:ascii="Calibri" w:cs="Calibri" w:eastAsia="Calibri" w:hAnsi="Calibri"/>
          <w:b w:val="0"/>
          <w:bCs w:val="0"/>
          <w:i w:val="1"/>
          <w:iCs w:val="1"/>
          <w:sz w:val="24"/>
          <w:szCs w:val="24"/>
          <w:u w:val="none"/>
          <w:rtl w:val="0"/>
        </w:rPr>
        <w:t xml:space="preserve">fusão entre Antarctica e Brahma</w:t>
      </w:r>
    </w:p>
    <w:p w:rsidR="00000000" w:rsidDel="00000000" w:rsidP="00000000" w:rsidRDefault="00000000" w:rsidRPr="00000000" w14:paraId="00000074">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Durante a abertura econômica da década de 1990, as cervejarias do país estavam sendo procuradas por multinacionais estrangeiras para aquisições ou parcerias de distribuição, o que era visto como um ensaio para a entrada das principais empresas globais do setor no mercado nacional (Abdallah, 2020). Em uma eventual concorrência com as estrangeiras, as empresas nacionais estariam em forte desvantagem. Tendo acesso apenas ao mercado de crédito nacional, teriam de arcar com juros maiores, impondo altos custos de investimento, e, por isso, poderiam oferecer valores menores para aquisição de outras empresas no Brasil e exterior. Por outro lado, as empresas estrangeiras, que captavam empréstimos a juros significativamente mais baixos, como no mercado de crédito americano, conseguiam oferecer valores maiores pelas empresas que quisessem comprar, pois pagariam menos juros:</w:t>
      </w:r>
    </w:p>
    <w:p w:rsidR="00000000" w:rsidDel="00000000" w:rsidP="00000000" w:rsidRDefault="00000000" w:rsidRPr="00000000" w14:paraId="00000075">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uma companhia americana quisesse adquirir uma cervejaria brasileira, poderia pagar o dobro do oferecido por um concorrente nacional, já que, em oito anos, a taxa de retorno seria idêntica nos dois casos”, afirma Victorio [De Marchi, presidente da Antarctica]. “Logo percebemos que vivíamos uma situação complicada e que ficaríamos estagnados”, concordou Marcel [Telles, presidente da Brahma]. Desde a década de 1980, tanto a Brahma como a Antarctica já haviam sido procuradas por multinacionais como Anheuser-Busch, </w:t>
      </w:r>
      <w:r w:rsidDel="00000000" w:rsidR="00000000" w:rsidRPr="00000000">
        <w:rPr>
          <w:rFonts w:ascii="Calibri" w:cs="Calibri" w:eastAsia="Calibri" w:hAnsi="Calibri"/>
          <w:sz w:val="20"/>
          <w:szCs w:val="20"/>
          <w:rtl w:val="0"/>
        </w:rPr>
        <w:t xml:space="preserve">Miller</w:t>
      </w:r>
      <w:r w:rsidDel="00000000" w:rsidR="00000000" w:rsidRPr="00000000">
        <w:rPr>
          <w:rFonts w:ascii="Calibri" w:cs="Calibri" w:eastAsia="Calibri" w:hAnsi="Calibri"/>
          <w:sz w:val="20"/>
          <w:szCs w:val="20"/>
          <w:rtl w:val="0"/>
        </w:rPr>
        <w:t xml:space="preserve">, Kirin, Coca-Cola e Pepsi, interessadas em se associar a elas. (Abdallah, 2020, p. 136)</w:t>
      </w:r>
    </w:p>
    <w:p w:rsidR="00000000" w:rsidDel="00000000" w:rsidP="00000000" w:rsidRDefault="00000000" w:rsidRPr="00000000" w14:paraId="00000076">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Com o interesse das grandes multinacionais em ingressar no mercado brasileiro em abertura, acordos de distribuição e </w:t>
      </w:r>
      <w:r w:rsidDel="00000000" w:rsidR="00000000" w:rsidRPr="00000000">
        <w:rPr>
          <w:rFonts w:ascii="Calibri" w:cs="Calibri" w:eastAsia="Calibri" w:hAnsi="Calibri"/>
          <w:i w:val="1"/>
          <w:iCs w:val="1"/>
          <w:rtl w:val="0"/>
        </w:rPr>
        <w:t xml:space="preserve">joint-ventures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começavam</w:t>
      </w:r>
      <w:r w:rsidDel="00000000" w:rsidR="00000000" w:rsidRPr="00000000">
        <w:rPr>
          <w:rFonts w:ascii="Calibri" w:cs="Calibri" w:eastAsia="Calibri" w:hAnsi="Calibri"/>
          <w:rtl w:val="0"/>
        </w:rPr>
        <w:t xml:space="preserve"> a se desenhar. A Anheuser-Busch tentou acordos com a Antarctica. A Miller foi distribuída pela Brahma por certo período. A Pepsi também tentou acordos de distribuição com a Brahma e Antártica e a Coca-Cola com a Antártica alguns anos depois, mas os acordos ora não saíram do papel, ora sofreram sanções do CADE, que por vezes </w:t>
      </w:r>
      <w:r w:rsidDel="00000000" w:rsidR="00000000" w:rsidRPr="00000000">
        <w:rPr>
          <w:rFonts w:ascii="Calibri" w:cs="Calibri" w:eastAsia="Calibri" w:hAnsi="Calibri"/>
          <w:rtl w:val="0"/>
        </w:rPr>
        <w:t xml:space="preserve">demandavam</w:t>
      </w:r>
      <w:r w:rsidDel="00000000" w:rsidR="00000000" w:rsidRPr="00000000">
        <w:rPr>
          <w:rFonts w:ascii="Calibri" w:cs="Calibri" w:eastAsia="Calibri" w:hAnsi="Calibri"/>
          <w:rtl w:val="0"/>
        </w:rPr>
        <w:t xml:space="preserve"> investimentos adicionais que frequentemente </w:t>
      </w:r>
      <w:r w:rsidDel="00000000" w:rsidR="00000000" w:rsidRPr="00000000">
        <w:rPr>
          <w:rFonts w:ascii="Calibri" w:cs="Calibri" w:eastAsia="Calibri" w:hAnsi="Calibri"/>
          <w:rtl w:val="0"/>
        </w:rPr>
        <w:t xml:space="preserve">desincentivavam</w:t>
      </w:r>
      <w:r w:rsidDel="00000000" w:rsidR="00000000" w:rsidRPr="00000000">
        <w:rPr>
          <w:rFonts w:ascii="Calibri" w:cs="Calibri" w:eastAsia="Calibri" w:hAnsi="Calibri"/>
          <w:rtl w:val="0"/>
        </w:rPr>
        <w:t xml:space="preserve"> as empresas estrangeiras</w:t>
      </w:r>
      <w:r w:rsidDel="00000000" w:rsidR="00000000" w:rsidRPr="00000000">
        <w:rPr>
          <w:rFonts w:ascii="Calibri" w:cs="Calibri" w:eastAsia="Calibri" w:hAnsi="Calibri"/>
          <w:vertAlign w:val="superscript"/>
        </w:rPr>
        <w:footnoteReference w:customMarkFollows="0" w:id="8"/>
      </w:r>
      <w:r w:rsidDel="00000000" w:rsidR="00000000" w:rsidRPr="00000000">
        <w:rPr>
          <w:rFonts w:ascii="Calibri" w:cs="Calibri" w:eastAsia="Calibri" w:hAnsi="Calibri"/>
          <w:rtl w:val="0"/>
        </w:rPr>
        <w:t xml:space="preserve">. A Anheuser-Busch mantinha conversas avançadas com a Brahma para uma </w:t>
      </w:r>
      <w:r w:rsidDel="00000000" w:rsidR="00000000" w:rsidRPr="00000000">
        <w:rPr>
          <w:rFonts w:ascii="Calibri" w:cs="Calibri" w:eastAsia="Calibri" w:hAnsi="Calibri"/>
          <w:i w:val="1"/>
          <w:iCs w:val="1"/>
          <w:rtl w:val="0"/>
        </w:rPr>
        <w:t xml:space="preserve">joint-venture</w:t>
      </w:r>
      <w:r w:rsidDel="00000000" w:rsidR="00000000" w:rsidRPr="00000000">
        <w:rPr>
          <w:rFonts w:ascii="Calibri" w:cs="Calibri" w:eastAsia="Calibri" w:hAnsi="Calibri"/>
          <w:rtl w:val="0"/>
        </w:rPr>
        <w:t xml:space="preserve"> que teve vetos parciais do órgão antitruste, mas uma demanda de opção de compra da Brahma pela cervejaria americana levou ao cancelamento do acordo</w:t>
      </w:r>
      <w:r w:rsidDel="00000000" w:rsidR="00000000" w:rsidRPr="00000000">
        <w:rPr>
          <w:rFonts w:ascii="Calibri" w:cs="Calibri" w:eastAsia="Calibri" w:hAnsi="Calibri"/>
          <w:sz w:val="20"/>
          <w:szCs w:val="20"/>
          <w:vertAlign w:val="superscript"/>
        </w:rPr>
        <w:footnoteReference w:customMarkFollows="0" w:id="9"/>
      </w:r>
      <w:r w:rsidDel="00000000" w:rsidR="00000000" w:rsidRPr="00000000">
        <w:rPr>
          <w:rFonts w:ascii="Calibri" w:cs="Calibri" w:eastAsia="Calibri" w:hAnsi="Calibri"/>
          <w:rtl w:val="0"/>
        </w:rPr>
        <w:t xml:space="preserve"> (Abdallah, 2020, p. 140; Dutra, 2009)</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77">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Outros acordos foram tentados, como outra joint venture entre Brahma e Miller, e entre Antártica e Anheuser-Busch e também foram negadas no princípio pelo órgão de defesa da concorrência. O CADE considerou que as empresas entraram no país sem investimentos expressivos, e que as parcerias deveriam ser desfeitas em no máximo 2 anos. No entanto, após recursos e promessas de mais investimentos das estrangeiras, algumas propostas de distribuição das marcas de cerveja estrangeira acabaram saindo do papel. Para ​​Abdallah (2020):</w:t>
      </w:r>
    </w:p>
    <w:p w:rsidR="00000000" w:rsidDel="00000000" w:rsidP="00000000" w:rsidRDefault="00000000" w:rsidRPr="00000000" w14:paraId="00000078">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 as grandes parcerias estabelecidas, o destino do setor cervejeiro no Brasil parecia traçado. Agora não se tratava mais de uma tendência. Já estavam no meio do caminho para o desfecho óbvio</w:t>
      </w:r>
      <w:r w:rsidDel="00000000" w:rsidR="00000000" w:rsidRPr="00000000">
        <w:rPr>
          <w:rFonts w:ascii="Calibri" w:cs="Calibri" w:eastAsia="Calibri" w:hAnsi="Calibri"/>
          <w:i w:val="1"/>
          <w:iCs w:val="1"/>
          <w:sz w:val="20"/>
          <w:szCs w:val="20"/>
          <w:rtl w:val="0"/>
        </w:rPr>
        <w:t xml:space="preserve">. As gigantes estrangeiras acabariam por comprar as brasileiras</w:t>
      </w:r>
      <w:r w:rsidDel="00000000" w:rsidR="00000000" w:rsidRPr="00000000">
        <w:rPr>
          <w:rFonts w:ascii="Calibri" w:cs="Calibri" w:eastAsia="Calibri" w:hAnsi="Calibri"/>
          <w:sz w:val="20"/>
          <w:szCs w:val="20"/>
          <w:rtl w:val="0"/>
        </w:rPr>
        <w:t xml:space="preserve">. Elas tinham dinheiro, vantagens cambiais e muito a ganhar investindo em um país com o consumo de cerveja em ascensão. Mas Marcel [Telles, sócio da Brahma] tinha uma ideia melhor. (Abdallah, 2020, p. 143) </w:t>
      </w:r>
    </w:p>
    <w:p w:rsidR="00000000" w:rsidDel="00000000" w:rsidP="00000000" w:rsidRDefault="00000000" w:rsidRPr="00000000" w14:paraId="00000079">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As duas grandes empresas brasileiras do setor passaram a considerar um cenário alternativo. Para além das possibilidades de se unir às estrangeiras, que segundo a narrativa das empresas acabaria em uma aquisição estrangeira</w:t>
      </w:r>
      <w:r w:rsidDel="00000000" w:rsidR="00000000" w:rsidRPr="00000000">
        <w:rPr>
          <w:rFonts w:ascii="Calibri" w:cs="Calibri" w:eastAsia="Calibri" w:hAnsi="Calibri"/>
          <w:vertAlign w:val="superscript"/>
        </w:rPr>
        <w:footnoteReference w:customMarkFollows="0" w:id="10"/>
      </w:r>
      <w:r w:rsidDel="00000000" w:rsidR="00000000" w:rsidRPr="00000000">
        <w:rPr>
          <w:rFonts w:ascii="Calibri" w:cs="Calibri" w:eastAsia="Calibri" w:hAnsi="Calibri"/>
          <w:rtl w:val="0"/>
        </w:rPr>
        <w:t xml:space="preserve"> (Corrêa, 2013; Cunha, 2018; De Marchi, 2018; De Marchi, s.d; Abdallah, 2020), os dirigentes da Antártica e, principalmente, da Brahma vislumbravam uma alternativa:</w:t>
      </w:r>
    </w:p>
    <w:p w:rsidR="00000000" w:rsidDel="00000000" w:rsidP="00000000" w:rsidRDefault="00000000" w:rsidRPr="00000000" w14:paraId="0000007A">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Paulo Lemann e Marcel Telles tinham uma ideia fixa desde a compra da Brahma. O objetivo inicial de ser uma das cinco maiores cervejarias do mundo logo foi substituído pelo de ser a maior cervejaria do mundo e de comprar a Anheuser-Busch. (Abdallah, 2020, p. 148) </w:t>
      </w:r>
    </w:p>
    <w:p w:rsidR="00000000" w:rsidDel="00000000" w:rsidP="00000000" w:rsidRDefault="00000000" w:rsidRPr="00000000" w14:paraId="0000007B">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Uma opção alternativa seria justamente tentar a fusão das duas maiores cervejarias do país, o que supostamente daria fôlego para uma expansão internacional. De Marchi, relata uma conclusão que ele e Marcel Telles chegaram em uma das conversas informais que antecederam a fusão: “vamos deixar os estrangeiros fora e pensar em fazer uma empresa suficientemente forte, que pode nos garantir internamente e permitir que possamos crescer externamente?” (De Marchi, s.d, s.p.). Esse seria o principal elemento que a empresa mobilizou como justificação para a fusão que geraria uma empresa com controle de cerca de dois terços do mercado cervejeiro nacional.</w:t>
      </w:r>
    </w:p>
    <w:p w:rsidR="00000000" w:rsidDel="00000000" w:rsidP="00000000" w:rsidRDefault="00000000" w:rsidRPr="00000000" w14:paraId="0000007C">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fusão foi anunciada para a mídia do Palácio da Alvorada, com FHC presente, após uma conversa dos empresários com o presidente (Lo Prete, 1999). A criação da nova empresa foi defendida por FHC desde o início. Quando começaram as negociações, a ambição de internacionalização da empresa já estava estabelecida. A fusão era parte de uma estratégia de negócios e de um discurso de justificação que tinha a manutenção da propriedade "nacional" e a expansão ao exterior como dimensão central. Como Abdallah destaca já no prólogo de sua história da Ambev:</w:t>
      </w:r>
    </w:p>
    <w:p w:rsidR="00000000" w:rsidDel="00000000" w:rsidP="00000000" w:rsidRDefault="00000000" w:rsidRPr="00000000" w14:paraId="0000007D">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Onze anos após a aquisição da Brahma, em 2000, veio a segunda grande transformação na empresa: o trio do Banco Garantia conduziu a fusão com sua principal concorrente, a cervejaria paulistana Antarctica [...] a Companhia de Bebidas das Américas (AmBev) nascia com aproximadamente 70% de participação no mercado de cerveja nacional. O risco de a empresa resultante ser interpretada como monopolista e, portanto, uma ameaça à livre concorrência fez barulho durante o processo de fusão no Conselho Administrativo de Defesa Econômica (Cade). A seu favor, a AmBev tinha o apoio do então presidente Fernando Henrique Cardoso e o marketing de um discurso nacionalista. A promessa era de que seria uma multinacional “verde-amarela”, o que traria boas oportunidades econômicas para o país no cenário internacional. Tecnicamente, não seria a primeira empresa brasileira a fazer esse movimento: companhias como Embraer, Odebrecht e Petrobras já haviam expandido sua atuação para o exterior. Mas nenhuma havia se apropriado desse discurso de maneira tão veemente. (Abdallah, 2020, p. 11-12) </w:t>
      </w:r>
    </w:p>
    <w:p w:rsidR="00000000" w:rsidDel="00000000" w:rsidP="00000000" w:rsidRDefault="00000000" w:rsidRPr="00000000" w14:paraId="0000007E">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As pretensões de internacionalização e o discurso nacionalista se destaca. Embora a fusão implicasse pouco em termos de expressividade internacional da empresa resultante — a Antártica não tinha ativos no exterior e a Brahma apenas participações minoritárias —, a pretensão de se tornar uma multinacional era explícita. Argumentava-se que isso não era apenas uma estratégia empresarial privada, mas algo estratégico para o país sem o qual as empresas não teriam como competir e acabariam, inevitavelmente, em mãos estrangeiras. </w:t>
      </w:r>
    </w:p>
    <w:p w:rsidR="00000000" w:rsidDel="00000000" w:rsidP="00000000" w:rsidRDefault="00000000" w:rsidRPr="00000000" w14:paraId="0000007F">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criação da criação de “uma multinacional verde e amarela” se tornou uma campanha publicitária de grandes proporções que deixava em segundo plano a concentração de mercado interno pela nova empresa (Folha de S.Paulo, 1999; Lo Prete, 1999; Dutra, 2009; Abdallah, 2020). A campanha foi intensamente </w:t>
      </w:r>
      <w:r w:rsidDel="00000000" w:rsidR="00000000" w:rsidRPr="00000000">
        <w:rPr>
          <w:rFonts w:ascii="Calibri" w:cs="Calibri" w:eastAsia="Calibri" w:hAnsi="Calibri"/>
          <w:rtl w:val="0"/>
        </w:rPr>
        <w:t xml:space="preserve">rebatida</w:t>
      </w:r>
      <w:r w:rsidDel="00000000" w:rsidR="00000000" w:rsidRPr="00000000">
        <w:rPr>
          <w:rFonts w:ascii="Calibri" w:cs="Calibri" w:eastAsia="Calibri" w:hAnsi="Calibri"/>
          <w:rtl w:val="0"/>
        </w:rPr>
        <w:t xml:space="preserve"> pela Kaiser</w:t>
      </w:r>
      <w:r w:rsidDel="00000000" w:rsidR="00000000" w:rsidRPr="00000000">
        <w:rPr>
          <w:rFonts w:ascii="Calibri" w:cs="Calibri" w:eastAsia="Calibri" w:hAnsi="Calibri"/>
          <w:vertAlign w:val="superscript"/>
        </w:rPr>
        <w:footnoteReference w:customMarkFollows="0" w:id="11"/>
      </w:r>
      <w:r w:rsidDel="00000000" w:rsidR="00000000" w:rsidRPr="00000000">
        <w:rPr>
          <w:rFonts w:ascii="Calibri" w:cs="Calibri" w:eastAsia="Calibri" w:hAnsi="Calibri"/>
          <w:rtl w:val="0"/>
        </w:rPr>
        <w:t xml:space="preserve"> (uma das cervejeiras concorrentes da Ambev) e outros atores que consideraram a fusão injustificável pela concentração de mercado que resultaria (Lo Prete, 1999; Fernandes &amp; Prates, 2000; Dutra, 2009). Para a concorrente, concentrar  cerca de ⅔ da produção e vendas de cerveja no Brasil na nova empresa poderia levar a comportamentos anticompetitivos com consequências como aumento de preços e que não era de forma alguma de interesse nacional realizar tais procedimentos:</w:t>
      </w:r>
    </w:p>
    <w:p w:rsidR="00000000" w:rsidDel="00000000" w:rsidP="00000000" w:rsidRDefault="00000000" w:rsidRPr="00000000" w14:paraId="00000080">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Kaiser, inimiga número um da união, colocou ontem no ar mais uma campanha, a terceira, para evitar a associação, que está sob análise do Cade (Conselho Administrativo de Defesa Econômica). A cervejaria veiculou comerciais em rádios e jornais para tentar convencer a opinião pública de que a fusão é lesiva aos interesses dos consumidores, já que provocaria uma concentração de mercado e, consequentemente, uma alta nos preços. (​​Fernandes &amp; Prates, 2000, s.p.) </w:t>
      </w:r>
    </w:p>
    <w:p w:rsidR="00000000" w:rsidDel="00000000" w:rsidP="00000000" w:rsidRDefault="00000000" w:rsidRPr="00000000" w14:paraId="00000081">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Marcel Telles, co-presidente da Ambev, em sua justificação, argumenta o oposto. Ao invés de aumentar os preços, a fusão tornaria a empresa mais eficiente, com as diversas 'sinergias' extraídas da operação conjunta das antigas concorrentes. O executivo prometeu que haveria, na realidade, uma redução de preços, o que afetaria a participação de mercado da Kaiser e a hegemonia da rede de distribuição da Coca-Cola, </w:t>
      </w:r>
      <w:r w:rsidDel="00000000" w:rsidR="00000000" w:rsidRPr="00000000">
        <w:rPr>
          <w:rFonts w:ascii="Calibri" w:cs="Calibri" w:eastAsia="Calibri" w:hAnsi="Calibri"/>
          <w:rtl w:val="0"/>
        </w:rPr>
        <w:t xml:space="preserve">e esse</w:t>
      </w:r>
      <w:r w:rsidDel="00000000" w:rsidR="00000000" w:rsidRPr="00000000">
        <w:rPr>
          <w:rFonts w:ascii="Calibri" w:cs="Calibri" w:eastAsia="Calibri" w:hAnsi="Calibri"/>
          <w:rtl w:val="0"/>
        </w:rPr>
        <w:t xml:space="preserve"> — o aumento da competitividade daquele mercado — seria a real razão da oposição da empresa à formação da Ambev. A justificação avançada por Telles ataca e tenta reverter a alegação da concorrente e recorre a argumentos nacionalistas, afirmando que a fusão iria evitar a desnacionalização e ampliar a competitividade das empresas nacionais, para tentar convencer da virtude do processo. Assim, Telles tenta defender que o Brasil ter uma companhia capaz competir internacionalmente seria vantajoso ao país:</w:t>
      </w:r>
    </w:p>
    <w:p w:rsidR="00000000" w:rsidDel="00000000" w:rsidP="00000000" w:rsidRDefault="00000000" w:rsidRPr="00000000" w14:paraId="00000082">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"Quando uma empresa não tem porte para crescer tem de ser desnacionalizada. Isso porque, para ela, o dinheiro custa três vezes mais. Esse é o argumento que justifica a fusão", diz o executivo. Segundo ele, se aprovada a fusão, a Ambev será a terceira maior companhia de bebidas do mundo. “Ela terá fluxo de caixa para se tornar independente, ter empréstimo barato e exportar.” (​​Fernandes &amp; Prates, 2000, s.p.) </w:t>
      </w:r>
    </w:p>
    <w:p w:rsidR="00000000" w:rsidDel="00000000" w:rsidP="00000000" w:rsidRDefault="00000000" w:rsidRPr="00000000" w14:paraId="00000083">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você tem um enorme pastor alemão que late para suas visitas, você tem de mantê-lo sob controle e não matá-lo. É preciso criar restrições plausíveis para a fusão de duas grandes empresas, mas não eliminar a chance de o país ter um competidor global, uma multinacional verde e amarela, que já vai nascer como a terceira maior cervejaria do mundo". (Seidl, fev. 2000)</w:t>
      </w:r>
    </w:p>
    <w:p w:rsidR="00000000" w:rsidDel="00000000" w:rsidP="00000000" w:rsidRDefault="00000000" w:rsidRPr="00000000" w14:paraId="00000084">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revista </w:t>
      </w:r>
      <w:r w:rsidDel="00000000" w:rsidR="00000000" w:rsidRPr="00000000">
        <w:rPr>
          <w:rFonts w:ascii="Calibri" w:cs="Calibri" w:eastAsia="Calibri" w:hAnsi="Calibri"/>
          <w:i w:val="1"/>
          <w:iCs w:val="1"/>
          <w:rtl w:val="0"/>
        </w:rPr>
        <w:t xml:space="preserve">The Economist</w:t>
      </w:r>
      <w:r w:rsidDel="00000000" w:rsidR="00000000" w:rsidRPr="00000000">
        <w:rPr>
          <w:rFonts w:ascii="Calibri" w:cs="Calibri" w:eastAsia="Calibri" w:hAnsi="Calibri"/>
          <w:rtl w:val="0"/>
        </w:rPr>
        <w:t xml:space="preserve"> rebateu — ao tratar do caso — que as empresas estariam usando o discurso patriota como uma 'bandeira de conveniência', remetendo à prática de registrar navios em países que oferecem facilidades e vantagens (The Economist, 1999). A revista britânica de tradição liberal tenta desqualificar a justificação da cervejaria de que só a fusão conseguiria criar uma 'campeã nacional' forte o suficiente para competir com as grandes empresas estrangeiras. Para a revista, a Ambev mobiliza o discurso apenas para justificar benefícios privados, tal qual no antigo ditado: “o patriotismo é o último refúgio dos canalhas” (</w:t>
      </w:r>
      <w:r w:rsidDel="00000000" w:rsidR="00000000" w:rsidRPr="00000000">
        <w:rPr>
          <w:rFonts w:ascii="Calibri" w:cs="Calibri" w:eastAsia="Calibri" w:hAnsi="Calibri"/>
          <w:i w:val="1"/>
          <w:iCs w:val="1"/>
          <w:rtl w:val="0"/>
        </w:rPr>
        <w:t xml:space="preserve">ibid.</w:t>
      </w:r>
      <w:r w:rsidDel="00000000" w:rsidR="00000000" w:rsidRPr="00000000">
        <w:rPr>
          <w:rFonts w:ascii="Calibri" w:cs="Calibri" w:eastAsia="Calibri" w:hAnsi="Calibri"/>
          <w:rtl w:val="0"/>
        </w:rPr>
        <w:t xml:space="preserve">, tradução nossa). Segundo a revista:</w:t>
      </w:r>
    </w:p>
    <w:p w:rsidR="00000000" w:rsidDel="00000000" w:rsidP="00000000" w:rsidRDefault="00000000" w:rsidRPr="00000000" w14:paraId="00000085">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 ministro do Desenvolvimento Industrial, Clovis Carvalho, disse querer uma onda de fusões em várias das maiores indústrias do Brasil, especialmente papel, aço e petroquímica, para que possam prosperar nos mercados internacionais. Até 3 bilhões de reais (US</w:t>
      </w:r>
      <w:r w:rsidDel="00000000" w:rsidR="00000000" w:rsidRPr="00000000">
        <w:rPr>
          <w:rFonts w:ascii="Calibri" w:cs="Calibri" w:eastAsia="Calibri" w:hAnsi="Calibri"/>
          <w:sz w:val="20"/>
          <w:szCs w:val="20"/>
          <w:rtl w:val="0"/>
        </w:rPr>
        <w:t xml:space="preserve">$ 1,7</w:t>
      </w:r>
      <w:r w:rsidDel="00000000" w:rsidR="00000000" w:rsidRPr="00000000">
        <w:rPr>
          <w:rFonts w:ascii="Calibri" w:cs="Calibri" w:eastAsia="Calibri" w:hAnsi="Calibri"/>
          <w:sz w:val="20"/>
          <w:szCs w:val="20"/>
          <w:rtl w:val="0"/>
        </w:rPr>
        <w:t xml:space="preserve"> bilhão) serão oferecidos pelo Banco Nacional de Desenvolvimento Brasileiro (BNDES) para financiar negócios. (The Economist, 1999, s.p. tradução nossa).</w:t>
      </w:r>
    </w:p>
    <w:p w:rsidR="00000000" w:rsidDel="00000000" w:rsidP="00000000" w:rsidRDefault="00000000" w:rsidRPr="00000000" w14:paraId="00000086">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Para a</w:t>
      </w:r>
      <w:r w:rsidDel="00000000" w:rsidR="00000000" w:rsidRPr="00000000">
        <w:rPr>
          <w:rFonts w:ascii="Calibri" w:cs="Calibri" w:eastAsia="Calibri" w:hAnsi="Calibri"/>
          <w:i w:val="1"/>
          <w:iCs w:val="1"/>
          <w:rtl w:val="0"/>
        </w:rPr>
        <w:t xml:space="preserve"> The Economist,</w:t>
      </w:r>
      <w:r w:rsidDel="00000000" w:rsidR="00000000" w:rsidRPr="00000000">
        <w:rPr>
          <w:rFonts w:ascii="Calibri" w:cs="Calibri" w:eastAsia="Calibri" w:hAnsi="Calibri"/>
          <w:rtl w:val="0"/>
        </w:rPr>
        <w:t xml:space="preserve"> o discurso das campeãs nacionais</w:t>
      </w:r>
      <w:r w:rsidDel="00000000" w:rsidR="00000000" w:rsidRPr="00000000">
        <w:rPr>
          <w:rFonts w:ascii="Calibri" w:cs="Calibri" w:eastAsia="Calibri" w:hAnsi="Calibri"/>
          <w:vertAlign w:val="superscript"/>
        </w:rPr>
        <w:footnoteReference w:customMarkFollows="0" w:id="12"/>
      </w:r>
      <w:r w:rsidDel="00000000" w:rsidR="00000000" w:rsidRPr="00000000">
        <w:rPr>
          <w:rFonts w:ascii="Calibri" w:cs="Calibri" w:eastAsia="Calibri" w:hAnsi="Calibri"/>
          <w:rtl w:val="0"/>
        </w:rPr>
        <w:t xml:space="preserve"> só serviria para gerar empresas monopolistas privilegiadas por uma ilusão de interesse nacional. </w:t>
      </w:r>
    </w:p>
    <w:p w:rsidR="00000000" w:rsidDel="00000000" w:rsidP="00000000" w:rsidRDefault="00000000" w:rsidRPr="00000000" w14:paraId="00000087">
      <w:pPr>
        <w:widowControl w:val="1"/>
        <w:spacing w:line="360" w:lineRule="auto"/>
        <w:ind w:firstLine="720"/>
        <w:jc w:val="both"/>
        <w:rPr>
          <w:rFonts w:ascii="Calibri" w:cs="Calibri" w:eastAsia="Calibri" w:hAnsi="Calibri"/>
          <w:sz w:val="20"/>
          <w:szCs w:val="20"/>
        </w:rPr>
      </w:pPr>
      <w:r w:rsidDel="00000000" w:rsidR="00000000" w:rsidRPr="00000000">
        <w:rPr>
          <w:rFonts w:ascii="Calibri" w:cs="Calibri" w:eastAsia="Calibri" w:hAnsi="Calibri"/>
          <w:rtl w:val="0"/>
        </w:rPr>
        <w:t xml:space="preserve">O processo foi polêmico no CADE, pois a concentração de mercado era altíssima — bastante maior que o tão polêmico caso Gerdau-Pains anos antes — e havia o receio de pressão do governo no órgão. Naquele momento, a posição do governo não era ambígua. Embora ressaltasse que não iria interferir no Cade, Fernando Henrique Cardoso se posicionou em favor da Ambev em diversos momentos. Para FHC oligopolização era uma tendência global e no Brasil o mesmo deveria ser realizado:</w:t>
      </w:r>
      <w:r w:rsidDel="00000000" w:rsidR="00000000" w:rsidRPr="00000000">
        <w:rPr>
          <w:rtl w:val="0"/>
        </w:rPr>
      </w:r>
    </w:p>
    <w:p w:rsidR="00000000" w:rsidDel="00000000" w:rsidP="00000000" w:rsidRDefault="00000000" w:rsidRPr="00000000" w14:paraId="00000088">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 então presidente Fernando Henrique Cardoso se posicionou favoravelmente à fusão das cervejarias, em uma entrevista ao Jornal do Brasil. Ele mesmo tocou no assunto ao defender que as empresas brasileiras </w:t>
      </w:r>
      <w:r w:rsidDel="00000000" w:rsidR="00000000" w:rsidRPr="00000000">
        <w:rPr>
          <w:rFonts w:ascii="Calibri" w:cs="Calibri" w:eastAsia="Calibri" w:hAnsi="Calibri"/>
          <w:sz w:val="20"/>
          <w:szCs w:val="20"/>
          <w:rtl w:val="0"/>
        </w:rPr>
        <w:t xml:space="preserve">precisariam</w:t>
      </w:r>
      <w:r w:rsidDel="00000000" w:rsidR="00000000" w:rsidRPr="00000000">
        <w:rPr>
          <w:rFonts w:ascii="Calibri" w:cs="Calibri" w:eastAsia="Calibri" w:hAnsi="Calibri"/>
          <w:sz w:val="20"/>
          <w:szCs w:val="20"/>
          <w:rtl w:val="0"/>
        </w:rPr>
        <w:t xml:space="preserve"> se reestruturar para fazer parte de uma economia mais aberta ao cenário internacional. Foi então perguntado sobre a possível formação de um “</w:t>
      </w:r>
      <w:r w:rsidDel="00000000" w:rsidR="00000000" w:rsidRPr="00000000">
        <w:rPr>
          <w:rFonts w:ascii="Calibri" w:cs="Calibri" w:eastAsia="Calibri" w:hAnsi="Calibri"/>
          <w:sz w:val="20"/>
          <w:szCs w:val="20"/>
          <w:rtl w:val="0"/>
        </w:rPr>
        <w:t xml:space="preserve">monopólio”. “</w:t>
      </w:r>
      <w:r w:rsidDel="00000000" w:rsidR="00000000" w:rsidRPr="00000000">
        <w:rPr>
          <w:rFonts w:ascii="Calibri" w:cs="Calibri" w:eastAsia="Calibri" w:hAnsi="Calibri"/>
          <w:sz w:val="20"/>
          <w:szCs w:val="20"/>
          <w:rtl w:val="0"/>
        </w:rPr>
        <w:t xml:space="preserve">Mas o mundo, hoje, funciona em termos de oligopólio”, respondeu. “A Coca-Cola, o que é? Como é que eles vão competir, mais tarde, com a Coca-Cola, se não estiverem fortes aqui? Não é isso? É a concepção. Você não pode mais pensar em termos de mercado nacional. O mercado é internacionalizado. Então, você tem que olhar se no ramo tem concorrentes ou não […] Eu não quero nem antecipar se isso vai ser legal ou não [referindo-se ao CADE]. Vamos discutir. Estou dizendo qual é a tendência mundial: são as megafusões. Quer dizer, nós precisaremos ter multinacionais brasileiras”. (Abdallah, 2020, p. 170) </w:t>
      </w:r>
    </w:p>
    <w:p w:rsidR="00000000" w:rsidDel="00000000" w:rsidP="00000000" w:rsidRDefault="00000000" w:rsidRPr="00000000" w14:paraId="00000089">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Fernando Henrique Cardoso escreveria em seus diários que “as empresas estão se fundindo </w:t>
      </w:r>
      <w:r w:rsidDel="00000000" w:rsidR="00000000" w:rsidRPr="00000000">
        <w:rPr>
          <w:rFonts w:ascii="Calibri" w:cs="Calibri" w:eastAsia="Calibri" w:hAnsi="Calibri"/>
          <w:i w:val="1"/>
          <w:iCs w:val="1"/>
          <w:rtl w:val="0"/>
        </w:rPr>
        <w:t xml:space="preserve">adoidado</w:t>
      </w:r>
      <w:r w:rsidDel="00000000" w:rsidR="00000000" w:rsidRPr="00000000">
        <w:rPr>
          <w:rFonts w:ascii="Calibri" w:cs="Calibri" w:eastAsia="Calibri" w:hAnsi="Calibri"/>
          <w:rtl w:val="0"/>
        </w:rPr>
        <w:t xml:space="preserve"> pelo mundo afora e isso pode prejudicar o Brasil que fica sem possibilidade, com a nossa legislação, de ter empregos competitivos” (Abdallah, 2020, p. 170). A pressão no CADE na imprensa, do congresso e do governo era bastante intensa, conforme revelam as notícias e descrevem em detalhes os inúmeros relatos de ex-conselheiros do órgão à Dutra (2009). Para Ruy Lima, o único conselheiro a época a votar contra a fusão, diz que o CADE foi novamente pressionado pelo governo para agilizar o caso, com um desfecho favorável:</w:t>
      </w:r>
    </w:p>
    <w:p w:rsidR="00000000" w:rsidDel="00000000" w:rsidP="00000000" w:rsidRDefault="00000000" w:rsidRPr="00000000" w14:paraId="0000008A">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 caso AmBev foi um dos grandes casos do CADE, mais pela repercussão na mídia, criada pelas próprias requerentes. A primeira vez que eu tomei conhecimento do caso AmBev foi numa quinta-feira à noite, ao chegar ao Rio de Janeiro vindo de Brasília. Vi pela televisão a notícia da compra da Antarctica pela Brahma. Lembro que telefonei ao meu colega de Conselho João Bosco Leopoldino e disse: "João, nós temos que tomar uma providência rápida, porque esse caso vai ser muito complicado, já começa com muita pressão na mídia". Ele disse que ia pensar e logo depois me ligou e disse que o CADE poderia impor uma medida cautelar para suspender os efeitos do ato até a decisão. [...] Gesner [presidente do CADE naquele momento] foi claramente favorável à aprovação do caso desde a sua notificação. Havia uma questão política; o governo fazia pressão muito grande, havia ligações de ministros, do líder do partido do governo, e tudo batendo no presidente do CADE, a figura mais conhecida. (Dutra, 2009, p. 101-103, entrevista com Ruy Afonso de Santacruz Lima)</w:t>
      </w:r>
    </w:p>
    <w:p w:rsidR="00000000" w:rsidDel="00000000" w:rsidP="00000000" w:rsidRDefault="00000000" w:rsidRPr="00000000" w14:paraId="0000008B">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Uma possibilidade de lidar com o caso aventada no CADE seria a venda de uma das grandes marcas de cerveja da empresa resultante. Enquanto a Brahma tinha também a Skol como uma de suas grandes marcas, a venda desta, que tinha uma fatia de mercado comparável à própria marca Brahma, poderia ser uma restrição factível para possibilitar a união das empresas sem criar um monopólio. Lucia Helena Salgado, conselheira que não votou, pois seu marido era advogado da Kaiser, considerou a decisão um erro</w:t>
      </w:r>
      <w:r w:rsidDel="00000000" w:rsidR="00000000" w:rsidRPr="00000000">
        <w:rPr>
          <w:rFonts w:ascii="Calibri" w:cs="Calibri" w:eastAsia="Calibri" w:hAnsi="Calibri"/>
          <w:sz w:val="20"/>
          <w:szCs w:val="20"/>
          <w:vertAlign w:val="superscript"/>
        </w:rPr>
        <w:footnoteReference w:customMarkFollows="0" w:id="13"/>
      </w:r>
      <w:r w:rsidDel="00000000" w:rsidR="00000000" w:rsidRPr="00000000">
        <w:rPr>
          <w:rFonts w:ascii="Calibri" w:cs="Calibri" w:eastAsia="Calibri" w:hAnsi="Calibri"/>
          <w:rtl w:val="0"/>
        </w:rPr>
        <w:t xml:space="preserve">:</w:t>
      </w:r>
    </w:p>
    <w:p w:rsidR="00000000" w:rsidDel="00000000" w:rsidP="00000000" w:rsidRDefault="00000000" w:rsidRPr="00000000" w14:paraId="0000008C">
      <w:pPr>
        <w:widowControl w:val="1"/>
        <w:spacing w:after="200" w:lineRule="auto"/>
        <w:ind w:left="2267.71653543307"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Eu admitiria aprovar o negócio, porém era óbvio, sabido de todos que conheciam defesa da concorrência, pois bastava ler a jurisprudência e a doutrina vigentes, que uma condição inafastável para aprovação daquele caso, entre outras, era a venda de uma marca de cerveja a um competidor e as fábricas com capacidade para produzi-la competitivamente, assim como os meios para distribuí-la. E essa marca, todos que conhecem a defesa da concorrência sabiam e sabem, era a cerveja Skol. Ou seja, uma decisão técnica, a meu ver, imporia como condição de aprovação do caso AmBev a venda da marca Skol, juntamente com os meios de produzi-la e distribuí-la [conforme propunham os pareceres da SEAE e da SDE]. Como se sabe, não foi o que ocorreu. A condição de aprovação do CADE impôs a venda de um punhado de fábricas que as empresas já iriam fechar mesmo, porque eram totalmente obsoletas, e a venda de uma marca que, coitada, além de inexpressiva, fora, ao longo da análise do ato de concentração, intencionalmente derrubada, pois a sua participação no mercado </w:t>
      </w:r>
      <w:r w:rsidDel="00000000" w:rsidR="00000000" w:rsidRPr="00000000">
        <w:rPr>
          <w:rFonts w:ascii="Calibri" w:cs="Calibri" w:eastAsia="Calibri" w:hAnsi="Calibri"/>
          <w:sz w:val="20"/>
          <w:szCs w:val="20"/>
          <w:rtl w:val="0"/>
        </w:rPr>
        <w:t xml:space="preserve">caíra</w:t>
      </w:r>
      <w:r w:rsidDel="00000000" w:rsidR="00000000" w:rsidRPr="00000000">
        <w:rPr>
          <w:rFonts w:ascii="Calibri" w:cs="Calibri" w:eastAsia="Calibri" w:hAnsi="Calibri"/>
          <w:sz w:val="20"/>
          <w:szCs w:val="20"/>
          <w:rtl w:val="0"/>
        </w:rPr>
        <w:t xml:space="preserve"> fortemente durante o período. Foi uma decisão realmente lamentável. Custou muito ao CADE, depois de tanto esforço de construção institucional, foram vários passos atrás. Mas a trajetória do CADE não é diferente dos demais processos históricos, feita de passos para frente e de alguns passos atrás. O caso AmBev foi uma decisão muito triste. (Dutra, 2009, p. 61-62, entrevista com Lucia Helena Salgado e Silva Pedra)</w:t>
      </w:r>
      <w:r w:rsidDel="00000000" w:rsidR="00000000" w:rsidRPr="00000000">
        <w:rPr>
          <w:rtl w:val="0"/>
        </w:rPr>
      </w:r>
    </w:p>
    <w:p w:rsidR="00000000" w:rsidDel="00000000" w:rsidP="00000000" w:rsidRDefault="00000000" w:rsidRPr="00000000" w14:paraId="0000008D">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Ruy Lima também comenta sobre tal possibilidade, colocando uma oposição entre a decisão que foi tomada pelo conselho, que seria política, em relação ao seu voto, de caráter técnico</w:t>
      </w:r>
      <w:r w:rsidDel="00000000" w:rsidR="00000000" w:rsidRPr="00000000">
        <w:rPr>
          <w:rFonts w:ascii="Calibri" w:cs="Calibri" w:eastAsia="Calibri" w:hAnsi="Calibri"/>
          <w:vertAlign w:val="superscript"/>
        </w:rPr>
        <w:footnoteReference w:customMarkFollows="0" w:id="14"/>
      </w:r>
      <w:r w:rsidDel="00000000" w:rsidR="00000000" w:rsidRPr="00000000">
        <w:rPr>
          <w:rFonts w:ascii="Calibri" w:cs="Calibri" w:eastAsia="Calibri" w:hAnsi="Calibri"/>
          <w:rtl w:val="0"/>
        </w:rPr>
        <w:t xml:space="preserve">, que estaria de acordo com a doutrina:</w:t>
      </w:r>
    </w:p>
    <w:p w:rsidR="00000000" w:rsidDel="00000000" w:rsidP="00000000" w:rsidRDefault="00000000" w:rsidRPr="00000000" w14:paraId="0000008E">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Uma primeira ideia em discussão no CADE era vender marcas — providência que acabou se reduzindo à determinação de vender a marca Bavária — associada à garantia de distribuição e outras condições menos efetivas, como se pode ler na decisão. Eu considerei que a solução do CADE ia ser pífia, até porque a Bavária era uma marca em construção. E vi também que eu seria derrotado por 4x1. A Bavária era uma marca em ascensão, estava com, creio, 9% do mercado no início do caso, e quando o caso foi julgado ela já havia perdido muito mercado, mais da metade. A decisão do CADE, então, foi vender a marca, uma fábrica em cada região e obrigar a AmBev a distribuir o produto da empresa que comprasse esse pacote. No meu voto eu explico as razões pelas quais votei contra a aprovação do ato, todas técnicas. (Dutra, 2009, p. 101-103, entrevista com Ruy Afonso de Santacruz Lima)</w:t>
      </w:r>
    </w:p>
    <w:p w:rsidR="00000000" w:rsidDel="00000000" w:rsidP="00000000" w:rsidRDefault="00000000" w:rsidRPr="00000000" w14:paraId="0000008F">
      <w:pPr>
        <w:widowControl w:val="1"/>
        <w:spacing w:line="360" w:lineRule="auto"/>
        <w:ind w:firstLine="720"/>
        <w:jc w:val="both"/>
        <w:rPr>
          <w:rFonts w:ascii="Calibri" w:cs="Calibri" w:eastAsia="Calibri" w:hAnsi="Calibri"/>
          <w:sz w:val="20"/>
          <w:szCs w:val="20"/>
        </w:rPr>
      </w:pPr>
      <w:r w:rsidDel="00000000" w:rsidR="00000000" w:rsidRPr="00000000">
        <w:rPr>
          <w:rFonts w:ascii="Calibri" w:cs="Calibri" w:eastAsia="Calibri" w:hAnsi="Calibri"/>
          <w:rtl w:val="0"/>
        </w:rPr>
        <w:t xml:space="preserve">Para o conselheiro, tal desfecho teve consequências duradouras na imagem do órgão antitruste, pois teria sinalizado que o CADE deixaria de representar um impedimento para a concentração de mercado após o caso da Ambev:</w:t>
      </w:r>
      <w:r w:rsidDel="00000000" w:rsidR="00000000" w:rsidRPr="00000000">
        <w:rPr>
          <w:rtl w:val="0"/>
        </w:rPr>
      </w:r>
    </w:p>
    <w:p w:rsidR="00000000" w:rsidDel="00000000" w:rsidP="00000000" w:rsidRDefault="00000000" w:rsidRPr="00000000" w14:paraId="00000090">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Penso que o CADE, aprovando o caso AmBev, perdeu a grande oportunidade de mostrar o que é, o que deve ser, a defesa da concorrência no Brasil. Perdeu a oportunidade de sinalizar ao setor empresarial o que é o </w:t>
      </w:r>
      <w:r w:rsidDel="00000000" w:rsidR="00000000" w:rsidRPr="00000000">
        <w:rPr>
          <w:rFonts w:ascii="Calibri" w:cs="Calibri" w:eastAsia="Calibri" w:hAnsi="Calibri"/>
          <w:sz w:val="20"/>
          <w:szCs w:val="20"/>
          <w:rtl w:val="0"/>
        </w:rPr>
        <w:t xml:space="preserve">CADE</w:t>
      </w:r>
      <w:r w:rsidDel="00000000" w:rsidR="00000000" w:rsidRPr="00000000">
        <w:rPr>
          <w:rFonts w:ascii="Calibri" w:cs="Calibri" w:eastAsia="Calibri" w:hAnsi="Calibri"/>
          <w:sz w:val="20"/>
          <w:szCs w:val="20"/>
          <w:rtl w:val="0"/>
        </w:rPr>
        <w:t xml:space="preserve">, o risco de se fazer aquisições sem uma precisa avaliação dos riscos concorrenciais. A meu ver, a Nestlé só se animou a comprar a Garoto por conta dessa sinalização do CADE no caso AmBev. Eu me recordo de ler em uma revista americana especializada em defesa da concorrência o seguinte: se a AmBev pode ser criada, que operação seria rejeitada pelo CADE, pelo órgão de defesa da concorrência brasileiro? A meu ver, a imagem do CADE saiu prejudicada com essa decisão. Ficou a ideia de que o CADE </w:t>
      </w:r>
      <w:r w:rsidDel="00000000" w:rsidR="00000000" w:rsidRPr="00000000">
        <w:rPr>
          <w:rFonts w:ascii="Calibri" w:cs="Calibri" w:eastAsia="Calibri" w:hAnsi="Calibri"/>
          <w:sz w:val="20"/>
          <w:szCs w:val="20"/>
          <w:rtl w:val="0"/>
        </w:rPr>
        <w:t xml:space="preserve">poderia</w:t>
      </w:r>
      <w:r w:rsidDel="00000000" w:rsidR="00000000" w:rsidRPr="00000000">
        <w:rPr>
          <w:rFonts w:ascii="Calibri" w:cs="Calibri" w:eastAsia="Calibri" w:hAnsi="Calibri"/>
          <w:sz w:val="20"/>
          <w:szCs w:val="20"/>
          <w:rtl w:val="0"/>
        </w:rPr>
        <w:t xml:space="preserve"> sempre encontrar uma maneira de aprovar um ato de concentração de grande porte, associado a uma grande cobertura na mídia, à pressão política. O CADE sempre iria encontrar um jeito de resolver o problema sem causar grandes transtornos. (Dutra, 2009, p. 103-104, Ruy Afonso de Santacruz Lima)</w:t>
      </w:r>
    </w:p>
    <w:p w:rsidR="00000000" w:rsidDel="00000000" w:rsidP="00000000" w:rsidRDefault="00000000" w:rsidRPr="00000000" w14:paraId="00000091">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Autorizada a fusão, a empresa aceleraria sua expansão internacional pelo Cone Sul. Embora tenha sido aprovada com condições, mudanças institucionais no CADE logo após a autorização da fusão fariam com que as condições nas quais a Ambev foi criada dificilmente pudessem vir a se repetir, reforçando a tese de que se tratou de uma exceção:</w:t>
      </w:r>
    </w:p>
    <w:p w:rsidR="00000000" w:rsidDel="00000000" w:rsidP="00000000" w:rsidRDefault="00000000" w:rsidRPr="00000000" w14:paraId="00000092">
      <w:pPr>
        <w:widowControl w:val="1"/>
        <w:spacing w:after="200" w:lineRule="auto"/>
        <w:ind w:left="2267.7165354330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Ambev nasceu com 70% da produção nacional de cerveja na mão. O sinal verde do Cade só foi possível nessa época. O Cade fez uma série de mudanças em suas regras nos anos 2000 que não permitiriam a formação de uma empresa com essa participação de mercado nos dias atuais. (Bouças, 2018, s.p.)</w:t>
      </w:r>
    </w:p>
    <w:p w:rsidR="00000000" w:rsidDel="00000000" w:rsidP="00000000" w:rsidRDefault="00000000" w:rsidRPr="00000000" w14:paraId="00000093">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Ruy Lima ressalta que "embora eu esteja convencido de que tecnicamente a criação da AmBev devesse ser rejeitada, a análise posterior do mercado de cerveja não aponta para uma situação de exercício de poder de mercado" (Dutra, 2009, p. 104). </w:t>
      </w:r>
    </w:p>
    <w:p w:rsidR="00000000" w:rsidDel="00000000" w:rsidP="00000000" w:rsidRDefault="00000000" w:rsidRPr="00000000" w14:paraId="00000094">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Posteriormente a fusão a Ambev se expande para países como a Argentina, Paraguai, Venezuela, Guatemala e República Dominicana. Em 2004 a empresa fundiu-se com a Interbrew — uma cervejaria belga — tornando-se uma empresa global com forte presença em vários continentes. O acontecimento marcou nova repercussão na mídia: como poderia uma polêmica fusão ocorrida 4 anos antes (com base no argumento de que deveria se preservar a empresa brasileira) resultar em uma estrangeirização tão rápida da empresa? </w:t>
      </w:r>
    </w:p>
    <w:p w:rsidR="00000000" w:rsidDel="00000000" w:rsidP="00000000" w:rsidRDefault="00000000" w:rsidRPr="00000000" w14:paraId="00000095">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Ao fim e ao cabo, a sede da empresa foi para a Bélgica, os brasileiros teriam o mesmo número de assentos no conselho da empresa que os belgas, mas desde o ano seguinte à fusão, o CEO da empresa, com exceção de pequenos interregnos, foi sempre um brasileiro, bem como parte significativa do segundo escalão.</w:t>
      </w:r>
    </w:p>
    <w:p w:rsidR="00000000" w:rsidDel="00000000" w:rsidP="00000000" w:rsidRDefault="00000000" w:rsidRPr="00000000" w14:paraId="00000096">
      <w:pPr>
        <w:pStyle w:val="Heading2"/>
        <w:widowControl w:val="1"/>
        <w:spacing w:after="200" w:before="200" w:lineRule="auto"/>
        <w:rPr>
          <w:rFonts w:ascii="Calibri" w:cs="Calibri" w:eastAsia="Calibri" w:hAnsi="Calibri"/>
          <w:sz w:val="24"/>
          <w:szCs w:val="24"/>
          <w:u w:val="none"/>
        </w:rPr>
      </w:pPr>
      <w:bookmarkStart w:colFirst="0" w:colLast="0" w:name="_9u6rxpeyg11o" w:id="5"/>
      <w:bookmarkEnd w:id="5"/>
      <w:r w:rsidDel="00000000" w:rsidR="00000000" w:rsidRPr="00000000">
        <w:rPr>
          <w:rFonts w:ascii="Calibri" w:cs="Calibri" w:eastAsia="Calibri" w:hAnsi="Calibri"/>
          <w:sz w:val="24"/>
          <w:szCs w:val="24"/>
          <w:u w:val="none"/>
          <w:rtl w:val="0"/>
        </w:rPr>
        <w:t xml:space="preserve">Considerações finais</w:t>
      </w:r>
    </w:p>
    <w:p w:rsidR="00000000" w:rsidDel="00000000" w:rsidP="00000000" w:rsidRDefault="00000000" w:rsidRPr="00000000" w14:paraId="00000097">
      <w:pPr>
        <w:widowControl w:val="1"/>
        <w:spacing w:line="360" w:lineRule="auto"/>
        <w:jc w:val="both"/>
        <w:rPr>
          <w:rFonts w:ascii="Calibri" w:cs="Calibri" w:eastAsia="Calibri" w:hAnsi="Calibri"/>
        </w:rPr>
      </w:pPr>
      <w:r w:rsidDel="00000000" w:rsidR="00000000" w:rsidRPr="00000000">
        <w:rPr>
          <w:rFonts w:ascii="Calibri" w:cs="Calibri" w:eastAsia="Calibri" w:hAnsi="Calibri"/>
          <w:rtl w:val="0"/>
        </w:rPr>
        <w:tab/>
        <w:t xml:space="preserve">Neste texto, argumentamos que a busca por competitividade internacional e a transformação de empresas brasileiras em multinacionais operou como uma justificação (Scott </w:t>
      </w:r>
      <w:r w:rsidDel="00000000" w:rsidR="00000000" w:rsidRPr="00000000">
        <w:rPr>
          <w:rFonts w:ascii="Calibri" w:cs="Calibri" w:eastAsia="Calibri" w:hAnsi="Calibri"/>
          <w:rtl w:val="0"/>
        </w:rPr>
        <w:t xml:space="preserve">&amp; Lyman</w:t>
      </w:r>
      <w:r w:rsidDel="00000000" w:rsidR="00000000" w:rsidRPr="00000000">
        <w:rPr>
          <w:rFonts w:ascii="Calibri" w:cs="Calibri" w:eastAsia="Calibri" w:hAnsi="Calibri"/>
          <w:rtl w:val="0"/>
        </w:rPr>
        <w:t xml:space="preserve">, 1968) para ampliação de controle de mercado de duas grandes empresas brasileiras que estavam em um processo de expansão nacional e internacional, principalmente durante a década de 1990 e início dos anos 2000. Este argumento se diferencia da maior parte da literatura que estuda a atuação estatal para favorecer empresas (que geralmente se centram na atuação dos Bancos de Desenvolvimento e nas políticas industriais e tributárias) ao jogar luz em como a política antitruste pode ser parte central de uma política industrial quando regras de concentração de mercado são ignoradas na medida em que governos e Estados decidem apoiar a expansão de suas empresas nacionais. </w:t>
      </w:r>
    </w:p>
    <w:p w:rsidR="00000000" w:rsidDel="00000000" w:rsidP="00000000" w:rsidRDefault="00000000" w:rsidRPr="00000000" w14:paraId="00000098">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Embora exista extensa literatura sobre o apoio estatal à internacionalização de empresas, especialmente as que investigam na chave do Estado Desenvolvimentista (Morais &amp; Saad-Filho, 2011; </w:t>
      </w:r>
      <w:r w:rsidDel="00000000" w:rsidR="00000000" w:rsidRPr="00000000">
        <w:rPr>
          <w:rFonts w:ascii="Calibri" w:cs="Calibri" w:eastAsia="Calibri" w:hAnsi="Calibri"/>
          <w:rtl w:val="0"/>
        </w:rPr>
        <w:t xml:space="preserve">Mussachio</w:t>
      </w:r>
      <w:r w:rsidDel="00000000" w:rsidR="00000000" w:rsidRPr="00000000">
        <w:rPr>
          <w:rFonts w:ascii="Calibri" w:cs="Calibri" w:eastAsia="Calibri" w:hAnsi="Calibri"/>
          <w:rtl w:val="0"/>
        </w:rPr>
        <w:t xml:space="preserve"> &amp; Lazzarini, 2014; Masiero et al., 2014), pouca atenção foi dada à internacionalização nos discursos empresariais como justificação para uma concentração de mercado considerada excepcional pela legislação antitruste. Por isso, argumentamos que os dados aqui apresentados possuem certa originalidade em relação à discussão atual sobre o tema.</w:t>
      </w:r>
    </w:p>
    <w:p w:rsidR="00000000" w:rsidDel="00000000" w:rsidP="00000000" w:rsidRDefault="00000000" w:rsidRPr="00000000" w14:paraId="00000099">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A trajetória de concentração do mercado da Gerdau, que se acelerou a partir da década de 1970, esbarra no CADE, reformado em 1994, tendo sido um dos primeiros casos de grande polêmica do órgão. Vimos que a reativação do CADE se deu em um momento de abertura econômica em que diversas empresas nacionais estavam se consolidando (no sentido de concentrar verticalmente diversos mercados, diminuindo o número de empresas concorrentes) e ampliando um discurso de internacionalização que pautava a necessidade de uma competitividade global das empresas. </w:t>
      </w:r>
    </w:p>
    <w:p w:rsidR="00000000" w:rsidDel="00000000" w:rsidP="00000000" w:rsidRDefault="00000000" w:rsidRPr="00000000" w14:paraId="0000009A">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No entanto, quando a autoridade antitruste impõe restrições à compra, é gerada uma crise política que resulta no desfazimento da determinação do CADE e a substituição das determinações por “restrições cosméticas” (Dutra, 2009, p. 92), conforme expressão de um conselheiro do CADE. Enquanto o órgão afirmava que a concentração de mercado da aquisições eram excessivas, as empresas e os defensores das políticas de campeãs nacionais destacam que as fusões e aquisições evitarão a desindustrialização e desnacionalização dos setores da economia, ampliaram melhores empregos e investimentos produtivos e desenvolvimento tecnológico no país em meio a um necessário processo de ampliação da competitividade internacional da economia brasileira. A Gerdau destaca que as determinações do órgão eram contra a política do governo, e que a concentração era parte de um processo de ampliação da competitividade internacional da empresa. </w:t>
      </w:r>
    </w:p>
    <w:p w:rsidR="00000000" w:rsidDel="00000000" w:rsidP="00000000" w:rsidRDefault="00000000" w:rsidRPr="00000000" w14:paraId="0000009B">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caso revelaria que, quando os interesses políticos pressionam com força suficiente, os critérios e remédios para concentração de mercado pode se adaptar ao gosto dos interessados, consolidando a imagem que a autonomia do CADE foi frustrada pelos interesses de empresários e governantes de criar campeões nacionais: empresas privadas nacionais apoiadas pelo Estado (Coutinho, 2000; Quintino, 2022; Ricz &amp; Schedelik, 2023; Clemente, 2024). Dessa forma, concordamos com Bello que:</w:t>
      </w:r>
    </w:p>
    <w:p w:rsidR="00000000" w:rsidDel="00000000" w:rsidP="00000000" w:rsidRDefault="00000000" w:rsidRPr="00000000" w14:paraId="0000009C">
      <w:pPr>
        <w:widowControl w:val="1"/>
        <w:spacing w:after="200" w:lineRule="auto"/>
        <w:ind w:left="2267.71653543307"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Os conselheiros do Cade possuíam pouca autonomia perante o governo e incentivos para favorecer os interesses privados, mostrando vulnerabilidade aos poderes políticos e econômicos — maior quanto a estes devido à restrição de alternativas de decisão. Assim, o Cade teve grandes dificuldades para contrariar tais poderes e para resistir aos questionamentos oriundos de discursos sobre a desnecessidade da política antitruste, devido aos imperativos e/ou às virtudes decorrentes dos processos de globalização (Bello, 2005, p. 253).</w:t>
      </w:r>
      <w:r w:rsidDel="00000000" w:rsidR="00000000" w:rsidRPr="00000000">
        <w:rPr>
          <w:rtl w:val="0"/>
        </w:rPr>
      </w:r>
    </w:p>
    <w:p w:rsidR="00000000" w:rsidDel="00000000" w:rsidP="00000000" w:rsidRDefault="00000000" w:rsidRPr="00000000" w14:paraId="0000009D">
      <w:pPr>
        <w:widowControl w:val="1"/>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No caso da Ambev, as 2 maiores cervejarias nacionais, após </w:t>
      </w:r>
      <w:r w:rsidDel="00000000" w:rsidR="00000000" w:rsidRPr="00000000">
        <w:rPr>
          <w:rFonts w:ascii="Calibri" w:cs="Calibri" w:eastAsia="Calibri" w:hAnsi="Calibri"/>
          <w:rtl w:val="0"/>
        </w:rPr>
        <w:t xml:space="preserve">flertarem</w:t>
      </w:r>
      <w:r w:rsidDel="00000000" w:rsidR="00000000" w:rsidRPr="00000000">
        <w:rPr>
          <w:rFonts w:ascii="Calibri" w:cs="Calibri" w:eastAsia="Calibri" w:hAnsi="Calibri"/>
          <w:rtl w:val="0"/>
        </w:rPr>
        <w:t xml:space="preserve"> com parcerias internacionais que o CADE colocou empecilhos para concretização, propõem uma fusão que criaria a Cervejaria das Américas que </w:t>
      </w:r>
      <w:r w:rsidDel="00000000" w:rsidR="00000000" w:rsidRPr="00000000">
        <w:rPr>
          <w:rFonts w:ascii="Calibri" w:cs="Calibri" w:eastAsia="Calibri" w:hAnsi="Calibri"/>
          <w:rtl w:val="0"/>
        </w:rPr>
        <w:t xml:space="preserve">concentraria</w:t>
      </w:r>
      <w:r w:rsidDel="00000000" w:rsidR="00000000" w:rsidRPr="00000000">
        <w:rPr>
          <w:rFonts w:ascii="Calibri" w:cs="Calibri" w:eastAsia="Calibri" w:hAnsi="Calibri"/>
          <w:rtl w:val="0"/>
        </w:rPr>
        <w:t xml:space="preserve"> cerca de 70% do mercado nacional, um patamar sem precedentes. Com o CADE mais domesticado, já com o véu da "</w:t>
      </w:r>
      <w:r w:rsidDel="00000000" w:rsidR="00000000" w:rsidRPr="00000000">
        <w:rPr>
          <w:rFonts w:ascii="Calibri" w:cs="Calibri" w:eastAsia="Calibri" w:hAnsi="Calibri"/>
          <w:rtl w:val="0"/>
        </w:rPr>
        <w:t xml:space="preserve">tecnicalidade</w:t>
      </w:r>
      <w:r w:rsidDel="00000000" w:rsidR="00000000" w:rsidRPr="00000000">
        <w:rPr>
          <w:rFonts w:ascii="Calibri" w:cs="Calibri" w:eastAsia="Calibri" w:hAnsi="Calibri"/>
          <w:rtl w:val="0"/>
        </w:rPr>
        <w:t xml:space="preserve">" dos economistas orientados a não causar problemas para FHC. A “multinacional verde-amarela” com apoio político, também poderia prescindir de ter de cumprir as regras do CADE e seguir sua trajetória de expansão externa. A competitividade internacional é, assim, mobilizada como justificação suficiente para suplantar a legislação antitruste tendo em vista o fortalecimento das firmas.</w:t>
      </w:r>
    </w:p>
    <w:p w:rsidR="00000000" w:rsidDel="00000000" w:rsidP="00000000" w:rsidRDefault="00000000" w:rsidRPr="00000000" w14:paraId="0000009E">
      <w:pPr>
        <w:widowControl w:val="1"/>
        <w:spacing w:line="360" w:lineRule="auto"/>
        <w:ind w:firstLine="720"/>
        <w:jc w:val="both"/>
        <w:rPr>
          <w:rFonts w:ascii="Roboto" w:cs="Roboto" w:eastAsia="Roboto" w:hAnsi="Roboto"/>
          <w:b w:val="1"/>
          <w:bCs w:val="1"/>
          <w:color w:val="212529"/>
          <w:highlight w:val="white"/>
        </w:rPr>
      </w:pPr>
      <w:r w:rsidDel="00000000" w:rsidR="00000000" w:rsidRPr="00000000">
        <w:rPr>
          <w:rFonts w:ascii="Calibri" w:cs="Calibri" w:eastAsia="Calibri" w:hAnsi="Calibri"/>
          <w:rtl w:val="0"/>
        </w:rPr>
        <w:t xml:space="preserve">Se por um lado o posicionamento favorável do executivo em relação à movimentação das empresas foi criticado por setores que considerava que essa era uma flexibilização arbitrária de regras para favorecer interesses privados, como a posição da revista britânica </w:t>
      </w:r>
      <w:r w:rsidDel="00000000" w:rsidR="00000000" w:rsidRPr="00000000">
        <w:rPr>
          <w:rFonts w:ascii="Calibri" w:cs="Calibri" w:eastAsia="Calibri" w:hAnsi="Calibri"/>
          <w:i w:val="1"/>
          <w:iCs w:val="1"/>
          <w:rtl w:val="0"/>
        </w:rPr>
        <w:t xml:space="preserve">The Economist</w:t>
      </w:r>
      <w:r w:rsidDel="00000000" w:rsidR="00000000" w:rsidRPr="00000000">
        <w:rPr>
          <w:rFonts w:ascii="Calibri" w:cs="Calibri" w:eastAsia="Calibri" w:hAnsi="Calibri"/>
          <w:rtl w:val="0"/>
        </w:rPr>
        <w:t xml:space="preserve"> bem representa, o governo também era criticado por Coutinho, o </w:t>
      </w:r>
      <w:r w:rsidDel="00000000" w:rsidR="00000000" w:rsidRPr="00000000">
        <w:rPr>
          <w:rFonts w:ascii="Calibri" w:cs="Calibri" w:eastAsia="Calibri" w:hAnsi="Calibri"/>
          <w:i w:val="1"/>
          <w:iCs w:val="1"/>
          <w:rtl w:val="0"/>
        </w:rPr>
        <w:t xml:space="preserve">Novo Desenvolvimentista </w:t>
      </w:r>
      <w:r w:rsidDel="00000000" w:rsidR="00000000" w:rsidRPr="00000000">
        <w:rPr>
          <w:rFonts w:ascii="Calibri" w:cs="Calibri" w:eastAsia="Calibri" w:hAnsi="Calibri"/>
          <w:rtl w:val="0"/>
        </w:rPr>
        <w:t xml:space="preserve">por excelência e futuro presidente do BNDES em seu auge (mas que à época trabalhava para muitas dessas empresas), por não apoiar com a voracidade necessária às empresas nacionais, que sofriam com a desnacionalização e dificuldades de competir internacionalmente em um contexto em que as políticas macroeconômicas do país não mais as protegiam ou favoreciam, segundo a análise de Coutinho, que disputava com outros paradigmas econômicos.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F">
      <w:pPr>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Luciano Coutinho ilustra a função do CADE no período de controle militar que não eram relacionadas à sua função antitruste: “pretendia-se que o CADE funcionasse como conselho de administração e conselho fiscal de estatais, ou mesmo, como empresa de auditoria” (Onto, 2017)</w:t>
      </w:r>
    </w:p>
  </w:footnote>
  <w:footnote w:id="1">
    <w:p w:rsidR="00000000" w:rsidDel="00000000" w:rsidP="00000000" w:rsidRDefault="00000000" w:rsidRPr="00000000" w14:paraId="000000A0">
      <w:pPr>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Luciano Coutinho em declaração em evento da Comissão de Desenvolvimento Econômico, Indústria e Comércio da Câmara dos Deputados em 2004 reforça a perspectiva de que a legislação de 1994 se deu num contexto de liberalização e ampliação da economia de mercado: “com a Lei nº 8.884, apesar das eventuais impropriedades, creio que se conseguiram reduzir substancialmente as imensas discrepâncias que nos separavam dos países desenvolvidos no campo do antitruste [...] a fim de que o país fizesse uma transição razoavelmente tranquila para a economia de mercado”.</w:t>
      </w:r>
    </w:p>
  </w:footnote>
  <w:footnote w:id="2">
    <w:p w:rsidR="00000000" w:rsidDel="00000000" w:rsidP="00000000" w:rsidRDefault="00000000" w:rsidRPr="00000000" w14:paraId="000000A1">
      <w:pPr>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Basile relata a centralidade desse caso para a história do CADE, já abalado pela polêmica da Gerdau: “Um dos maiores testes foi a compra da Kolynos pela Colgate. “No caso Kolynos, havia um desafio institucional e se nós decidíssemos erradamente, seria o fim do Cade”, recordou a relatora do processo, Lúcia Helena Salgado. Segundo ela, houve, desde o veto à Gerdau, “forte pressão privada e pública, dentro do governo, movida pelos interesses específicos, contrariados com o papel mais atuante do Cade”. (Basile, 2009)</w:t>
      </w:r>
    </w:p>
  </w:footnote>
  <w:footnote w:id="3">
    <w:p w:rsidR="00000000" w:rsidDel="00000000" w:rsidP="00000000" w:rsidRDefault="00000000" w:rsidRPr="00000000" w14:paraId="000000A2">
      <w:pPr>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O mercado de aços longos sob o grupo Gerdau iria de 39,6% para 46,2% (Folha de S. Paulo, 1995).</w:t>
      </w:r>
    </w:p>
  </w:footnote>
  <w:footnote w:id="4">
    <w:p w:rsidR="00000000" w:rsidDel="00000000" w:rsidP="00000000" w:rsidRDefault="00000000" w:rsidRPr="00000000" w14:paraId="000000A3">
      <w:pPr>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Também trabalhou para a Odebrecht e Gerdau na década de 1990, escrevendo pareceres para as empresas em favor do argumento de que a expansão destas não iria ferir o direito à concorrência e traria sinergias positivas para as empresas (Bello, 2005). Sua atuação na tratativa da fusão entre TAM e Varig foi uma das que mais repercutiu na mídia (Sofia &amp; Prado, 2004; Futema, 2004; Dieguez, 2014).</w:t>
      </w:r>
    </w:p>
  </w:footnote>
  <w:footnote w:id="5">
    <w:p w:rsidR="00000000" w:rsidDel="00000000" w:rsidP="00000000" w:rsidRDefault="00000000" w:rsidRPr="00000000" w14:paraId="000000A4">
      <w:pPr>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Coutinho faz sua indignação bastante perceptível no trecho: “Semana passada ouvi, com estupefação, de uma alta autoridade da equipe econômica, a afirmação de que essa desnacionalização do sistema empresarial não deveria preocupar. O capital estrangeiro, sendo mais apto e capacitado, auxiliaria a superar mais depressa as nossas deficiências de competitividade. A aflição com respeito ao avanço da desnacionalização seria um sentimento ideológico obsoleto ou fruto de algum complexo de inferioridade. Não sei se essa autoridade econômica já </w:t>
      </w:r>
      <w:r w:rsidDel="00000000" w:rsidR="00000000" w:rsidRPr="00000000">
        <w:rPr>
          <w:rFonts w:ascii="Calibri" w:cs="Calibri" w:eastAsia="Calibri" w:hAnsi="Calibri"/>
          <w:sz w:val="20"/>
          <w:szCs w:val="20"/>
          <w:rtl w:val="0"/>
        </w:rPr>
        <w:t xml:space="preserve">refletira</w:t>
      </w:r>
      <w:r w:rsidDel="00000000" w:rsidR="00000000" w:rsidRPr="00000000">
        <w:rPr>
          <w:rFonts w:ascii="Calibri" w:cs="Calibri" w:eastAsia="Calibri" w:hAnsi="Calibri"/>
          <w:sz w:val="20"/>
          <w:szCs w:val="20"/>
          <w:rtl w:val="0"/>
        </w:rPr>
        <w:t xml:space="preserve"> sobre o assunto ou apenas “racionalizou” um fato incômodo — hábito, aliás, mimetizado do próprio presidente Fernando Henrique, mestre na arte da explicação elusiva. A verdade é que o complexo de inferioridade decorre muito mais desse ceticismo estabelecido a respeito do potencial da empresa nacional. Esta é sempre estereotipada como incompetente, rapina, sequiosa por proteção. As empresas estrangeiras, por sua vez, seriam as portadoras da nossa redenção tecnológica e gerencial. Ao contrário desta prédica preconceituosa, existem sólidas razões para se preocupar com o robustecimento e capacitação dos grupos econômicos de capital nacional. Não se trata de xenofobia. O capital estrangeiro já deu e deve continuar dando uma importantíssima contribuição ao desenvolvimento brasileiro, mas é fundamental contar com grupos nacionais qualificados e aptos para atuar globalmente” (Coutinho, 1997c, s.p.). </w:t>
      </w:r>
    </w:p>
  </w:footnote>
  <w:footnote w:id="6">
    <w:p w:rsidR="00000000" w:rsidDel="00000000" w:rsidP="00000000" w:rsidRDefault="00000000" w:rsidRPr="00000000" w14:paraId="000000A5">
      <w:pPr>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O outro sentido de "campeões nacionais" se refere aos clubes de futebol vitoriosos no campeonato brasileiro.</w:t>
      </w:r>
    </w:p>
  </w:footnote>
  <w:footnote w:id="7">
    <w:p w:rsidR="00000000" w:rsidDel="00000000" w:rsidP="00000000" w:rsidRDefault="00000000" w:rsidRPr="00000000" w14:paraId="000000A6">
      <w:pPr>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Veremos, na próxima seção, a enorme compatibilidade entre o que Coutinho pregava nestas colunas e o cerne de sua política quando passou a presidir o BNDES em 2007. Nos parece ser possível afirmar que, em suas colunas dos últimos anos do século XX, Coutinho já descreve detalhadamente o que ele faria se estivesse em uma posição de liderança no governo. Ele de fato mobilizou o BNDES para apoiar diversas empresas a consolidar/concentrar mercados, e se internacionalizar (Masiero et al. 2014;Dieguez, 2014; Quintino, 2022).</w:t>
      </w:r>
    </w:p>
  </w:footnote>
  <w:footnote w:id="8">
    <w:p w:rsidR="00000000" w:rsidDel="00000000" w:rsidP="00000000" w:rsidRDefault="00000000" w:rsidRPr="00000000" w14:paraId="000000A7">
      <w:pPr>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No caso da Joint-Venture entre Anheuser-Busch (AB) e Antarctica, a justificativa do veto relatado teria sido que a união entre a americana e a brasileira apenas diminuiria a concorrência de uma entrada autônoma da firma estrangeira no Brasil. Da forma como estava desenhada, a AB nem investiria em nova infraestrutura, nem faria transferência de tecnologia, utilizando apenas os canais de venda da brasileira para distribuir sua produção importada. Os casos Brahma-Miller e Brahma-AB tiveram desfechos parecidos. Descrições específicas do caso podem ser encontradas em Dutra (2009) e Abdallah (2020).</w:t>
      </w:r>
    </w:p>
  </w:footnote>
  <w:footnote w:id="9">
    <w:p w:rsidR="00000000" w:rsidDel="00000000" w:rsidP="00000000" w:rsidRDefault="00000000" w:rsidRPr="00000000" w14:paraId="000000A8">
      <w:pPr>
        <w:widowControl w:val="1"/>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"Estavam todos prontos [na Brahma] para comemorar a parceria que os unia à maior cervejaria do mundo. Mas, no dia seguinte, quando chegaram ao escritório, a notícia foi decepcionante. “Não vai rolar”, disse Bittar. A justificativa que o diretor </w:t>
      </w:r>
      <w:r w:rsidDel="00000000" w:rsidR="00000000" w:rsidRPr="00000000">
        <w:rPr>
          <w:rFonts w:ascii="Calibri" w:cs="Calibri" w:eastAsia="Calibri" w:hAnsi="Calibri"/>
          <w:sz w:val="20"/>
          <w:szCs w:val="20"/>
          <w:rtl w:val="0"/>
        </w:rPr>
        <w:t xml:space="preserve">recebera</w:t>
      </w:r>
      <w:r w:rsidDel="00000000" w:rsidR="00000000" w:rsidRPr="00000000">
        <w:rPr>
          <w:rFonts w:ascii="Calibri" w:cs="Calibri" w:eastAsia="Calibri" w:hAnsi="Calibri"/>
          <w:sz w:val="20"/>
          <w:szCs w:val="20"/>
          <w:rtl w:val="0"/>
        </w:rPr>
        <w:t xml:space="preserve"> e agora </w:t>
      </w:r>
      <w:r w:rsidDel="00000000" w:rsidR="00000000" w:rsidRPr="00000000">
        <w:rPr>
          <w:rFonts w:ascii="Calibri" w:cs="Calibri" w:eastAsia="Calibri" w:hAnsi="Calibri"/>
          <w:sz w:val="20"/>
          <w:szCs w:val="20"/>
          <w:rtl w:val="0"/>
        </w:rPr>
        <w:t xml:space="preserve">repassava</w:t>
      </w:r>
      <w:r w:rsidDel="00000000" w:rsidR="00000000" w:rsidRPr="00000000">
        <w:rPr>
          <w:rFonts w:ascii="Calibri" w:cs="Calibri" w:eastAsia="Calibri" w:hAnsi="Calibri"/>
          <w:sz w:val="20"/>
          <w:szCs w:val="20"/>
          <w:rtl w:val="0"/>
        </w:rPr>
        <w:t xml:space="preserve"> à equipe era de que August III [presidente da Anheuser-Busch] havia tentado mudar o combinado no último momento. Ele disse a [Jorge Paulo] Lemann [maior acionista da Brahma] que só aceitaria fazer a joint venture se ele concordasse em vender a Brahma para os norte-americanos mais tarde. Nada feito, respondeu o brasileiro." (Abdallah, 2020)</w:t>
      </w:r>
    </w:p>
  </w:footnote>
  <w:footnote w:id="10">
    <w:p w:rsidR="00000000" w:rsidDel="00000000" w:rsidP="00000000" w:rsidRDefault="00000000" w:rsidRPr="00000000" w14:paraId="000000A9">
      <w:pPr>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A importante pesquisa de Aguiar e Micussi (2022; 2023), mostra um processo semelhante na trajetória da Natura, outra importante empresa de origem brasileira que, segundo os autores, iniciou uma primeira onda de expansão após ofertas de compra da companhia por empresas estrangeiras nos anos 1990 e início dos anos 2000. No entanto, seus controladores também teriam optado por manter a empresa e investir em sua expansão ao invés de vender a companhia aos principais concorrentes internacionais.</w:t>
      </w:r>
    </w:p>
  </w:footnote>
  <w:footnote w:id="11">
    <w:p w:rsidR="00000000" w:rsidDel="00000000" w:rsidP="00000000" w:rsidRDefault="00000000" w:rsidRPr="00000000" w14:paraId="000000AA">
      <w:pPr>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A empresa tinha participação acionária da Coca-Cola, o que foi usado pela Ambev para argumentar que a empresa só estaria representando os interesses da multinacional estrangeira que ganharia uma forte concorrente com a formação da Ambev (Abdalah, 2020).</w:t>
      </w:r>
    </w:p>
  </w:footnote>
  <w:footnote w:id="12">
    <w:p w:rsidR="00000000" w:rsidDel="00000000" w:rsidP="00000000" w:rsidRDefault="00000000" w:rsidRPr="00000000" w14:paraId="000000AB">
      <w:pPr>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O termo passou a ser utilizado após a Segunda Guerra Mundial para se referir aos investimentos estatais em determinadas empresas visando expansão e internacionalização, tendo também como casos de destaque algumas empresas de países do sudeste asiático (Gala, Penna, 2021).</w:t>
      </w:r>
    </w:p>
  </w:footnote>
  <w:footnote w:id="13">
    <w:p w:rsidR="00000000" w:rsidDel="00000000" w:rsidP="00000000" w:rsidRDefault="00000000" w:rsidRPr="00000000" w14:paraId="000000AC">
      <w:pPr>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A conselheira ainda complementa: "É preciso salientar que o caso AmBev foi decidido em um momento em que a composição técnica do CADE era uma das mais fracas de sua história, e foi decidido por apenas cinco conselheiros, com quatro votos a favor. Nessas grandes concentrações, tornou-se regra as empresas primeiro visitarem o Presidente da República, como agora no caso Sadia-Perdigão, e no caso AmBev foi assim também. Os executivos da Brahma e da Antártica foram ao Presidente Fernando Henrique dizer que estavam constituindo uma multinacional verde-amarela, e após a reunião um dos representantes da empresa ligou para o presidente do CADE e para mim para nos informar da operação. Estava longe de ser um caso trivial." (Dutra, 2009, p. 61; entrevista com Lucia Helena Salgado e Silva Pedra). Assim, a conselheira coloca que, para além das complicações relacionadas à pressão política que o órgão sofreu, que, as fontes indicam, foi mais implícita e envernizada que no caso de Gerdau-Pains, o CADE estaria mal assessorado tecnicamente, impedindo a realização de atividades técnicas importantes para a decisão a ser tomada.</w:t>
      </w:r>
    </w:p>
  </w:footnote>
  <w:footnote w:id="14">
    <w:p w:rsidR="00000000" w:rsidDel="00000000" w:rsidP="00000000" w:rsidRDefault="00000000" w:rsidRPr="00000000" w14:paraId="000000AD">
      <w:pPr>
        <w:jc w:val="both"/>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Para uma discussão sobre contraposições das noções de técnica e política nos discursos burocráticos, ver Klüger (2015) sobre o caso do BNDES.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225" w:before="225" w:lineRule="auto"/>
    </w:pPr>
    <w:rPr>
      <w:b w:val="1"/>
      <w:bCs w:val="1"/>
      <w:sz w:val="36"/>
      <w:szCs w:val="36"/>
      <w:u w:val="single"/>
    </w:rPr>
  </w:style>
  <w:style w:type="paragraph" w:styleId="Heading2">
    <w:name w:val="heading 2"/>
    <w:basedOn w:val="Normal"/>
    <w:next w:val="Normal"/>
    <w:pPr>
      <w:pageBreakBefore w:val="0"/>
      <w:spacing w:after="225" w:before="225" w:lineRule="auto"/>
    </w:pPr>
    <w:rPr>
      <w:b w:val="1"/>
      <w:bCs w:val="1"/>
      <w:sz w:val="36"/>
      <w:szCs w:val="36"/>
      <w:u w:val="single"/>
    </w:rPr>
  </w:style>
  <w:style w:type="paragraph" w:styleId="Heading3">
    <w:name w:val="heading 3"/>
    <w:basedOn w:val="Normal"/>
    <w:next w:val="Normal"/>
    <w:pPr>
      <w:pageBreakBefore w:val="0"/>
      <w:spacing w:after="240" w:before="240" w:lineRule="auto"/>
    </w:pPr>
    <w:rPr>
      <w:b w:val="1"/>
      <w:bCs w:val="1"/>
      <w:sz w:val="28"/>
      <w:szCs w:val="28"/>
      <w:u w:val="single"/>
    </w:rPr>
  </w:style>
  <w:style w:type="paragraph" w:styleId="Heading4">
    <w:name w:val="heading 4"/>
    <w:basedOn w:val="Normal"/>
    <w:next w:val="Normal"/>
    <w:pPr>
      <w:pageBreakBefore w:val="0"/>
      <w:spacing w:after="255" w:before="255" w:lineRule="auto"/>
    </w:pPr>
    <w:rPr>
      <w:b w:val="1"/>
      <w:bCs w:val="1"/>
      <w:u w:val="single"/>
    </w:rPr>
  </w:style>
  <w:style w:type="paragraph" w:styleId="Heading5">
    <w:name w:val="heading 5"/>
    <w:basedOn w:val="Normal"/>
    <w:next w:val="Normal"/>
    <w:pPr>
      <w:pageBreakBefore w:val="0"/>
    </w:pPr>
    <w:rPr/>
  </w:style>
  <w:style w:type="paragraph" w:styleId="Heading6">
    <w:name w:val="heading 6"/>
    <w:basedOn w:val="Normal"/>
    <w:next w:val="Normal"/>
    <w:pPr>
      <w:pageBreakBefore w:val="0"/>
      <w:ind w:left="2880" w:firstLine="0"/>
      <w:jc w:val="both"/>
    </w:pPr>
    <w:rPr>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